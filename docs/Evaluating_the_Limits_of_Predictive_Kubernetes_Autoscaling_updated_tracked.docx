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98E2" w14:textId="1F000830" w:rsidR="00357526" w:rsidRDefault="00071190" w:rsidP="00C20250">
      <w:pPr>
        <w:jc w:val="center"/>
        <w:rPr>
          <w:rFonts w:ascii="Times New Roman" w:hAnsi="Times New Roman" w:cs="Times New Roman"/>
          <w:b/>
          <w:bCs/>
          <w:sz w:val="48"/>
          <w:szCs w:val="48"/>
        </w:rPr>
      </w:pPr>
      <w:r>
        <w:rPr>
          <w:rFonts w:ascii="Times New Roman" w:hAnsi="Times New Roman" w:cs="Times New Roman"/>
          <w:b/>
          <w:bCs/>
          <w:sz w:val="48"/>
          <w:szCs w:val="48"/>
        </w:rPr>
        <w:t>Evaluating the Limits of Predictive Kubernetes Autoscaling: An Empirical Study of Workload Predictability, Forecast Error, and Provisioning Delays Using Prophet and KEDA</w:t>
      </w:r>
    </w:p>
    <w:p w14:paraId="03CB4AE7" w14:textId="67A20AA9" w:rsidR="00071190" w:rsidRDefault="00071190" w:rsidP="00071190">
      <w:pPr>
        <w:jc w:val="center"/>
        <w:rPr>
          <w:rFonts w:ascii="Times New Roman" w:hAnsi="Times New Roman" w:cs="Times New Roman"/>
        </w:rPr>
      </w:pPr>
      <w:r>
        <w:rPr>
          <w:rFonts w:ascii="Times New Roman" w:hAnsi="Times New Roman" w:cs="Times New Roman"/>
        </w:rPr>
        <w:t>Bontha Venkata Dhanush, Boda Rithwik, and Manta Venkata Tanuj</w:t>
      </w:r>
    </w:p>
    <w:p w14:paraId="751E46AC" w14:textId="77777777" w:rsidR="00A37440" w:rsidRDefault="00071190" w:rsidP="00A37440">
      <w:pPr>
        <w:jc w:val="center"/>
        <w:rPr>
          <w:rFonts w:ascii="Times New Roman" w:hAnsi="Times New Roman" w:cs="Times New Roman"/>
          <w:sz w:val="20"/>
          <w:szCs w:val="20"/>
        </w:rPr>
      </w:pPr>
      <w:r>
        <w:rPr>
          <w:rFonts w:ascii="Times New Roman" w:hAnsi="Times New Roman" w:cs="Times New Roman"/>
          <w:sz w:val="20"/>
          <w:szCs w:val="20"/>
        </w:rPr>
        <w:t>Department of Computer and Information Technology</w:t>
        <w:br/>
        <w:t>Koneru Lakshmaiah Education Foundation (KL University)</w:t>
        <w:br/>
        <w:t>Vaddeswaram, Andhra Pradesh, India</w:t>
      </w:r>
    </w:p>
    <w:p w14:paraId="531B2F20" w14:textId="50EE152B" w:rsidR="001C7365" w:rsidRDefault="00A37440" w:rsidP="008F77C3">
      <w:pPr>
        <w:spacing w:after="0"/>
        <w:jc w:val="center"/>
        <w:rPr>
          <w:rFonts w:ascii="Times New Roman" w:hAnsi="Times New Roman" w:cs="Times New Roman"/>
          <w:sz w:val="20"/>
          <w:szCs w:val="20"/>
        </w:rPr>
      </w:pPr>
      <w:r>
        <w:rPr>
          <w:rFonts w:ascii="Times New Roman" w:hAnsi="Times New Roman" w:cs="Times New Roman"/>
          <w:sz w:val="20"/>
          <w:szCs w:val="20"/>
        </w:rPr>
        <w:t xml:space="preserve">Guided by: Nuthakki Praveena, Assistant Professor</w:t>
        <w:br/>
        <w:t xml:space="preserve">Emails: dhanushbontha7@gmail.com, bodarithwik416@gmail.com, harshatanujmantha@gmail.com</w:t>
      </w:r>
    </w:p>
    <w:p w14:paraId="5F7C4E2D" w14:textId="6A43D1F9" w:rsidR="001C7365" w:rsidRDefault="001C7365" w:rsidP="00271EB2">
      <w:pPr>
        <w:spacing w:after="0"/>
        <w:jc w:val="center"/>
        <w:rPr>
          <w:rFonts w:ascii="Times New Roman" w:hAnsi="Times New Roman" w:cs="Times New Roman"/>
          <w:sz w:val="20"/>
          <w:szCs w:val="20"/>
        </w:rPr>
      </w:pPr>
      <w:r>
        <w:rPr>
          <w:rFonts w:ascii="Times New Roman" w:hAnsi="Times New Roman" w:cs="Times New Roman"/>
          <w:sz w:val="20"/>
          <w:szCs w:val="20"/>
        </w:rPr>
        <w:t xml:space="preserve">Guide Email: praveen.4u@gmail.com</w:t>
      </w:r>
    </w:p>
    <w:p w14:paraId="77C9DDBC" w14:textId="77777777" w:rsidR="00C33BD1" w:rsidRDefault="00C33BD1" w:rsidP="00271EB2">
      <w:pPr>
        <w:spacing w:after="0"/>
        <w:jc w:val="center"/>
        <w:rPr>
          <w:rFonts w:ascii="Times New Roman" w:hAnsi="Times New Roman" w:cs="Times New Roman"/>
          <w:sz w:val="20"/>
          <w:szCs w:val="20"/>
        </w:rPr>
      </w:pPr>
    </w:p>
    <w:p w14:paraId="2683B223" w14:textId="3DE3C9F4" w:rsidR="00E47E53" w:rsidRDefault="00E47E53" w:rsidP="00E47E53">
      <w:pPr>
        <w:jc w:val="both"/>
        <w:rPr>
          <w:rFonts w:ascii="Times New Roman" w:hAnsi="Times New Roman" w:cs="Times New Roman"/>
          <w:sz w:val="18"/>
          <w:szCs w:val="18"/>
        </w:rPr>
      </w:pPr>
      <w:r>
        <w:rPr>
          <w:rFonts w:ascii="Times New Roman" w:hAnsi="Times New Roman" w:cs="Times New Roman"/>
          <w:b/>
          <w:bCs/>
          <w:sz w:val="18"/>
          <w:szCs w:val="18"/>
        </w:rPr>
        <w:t>Abstract—</w:t>
      </w:r>
      <w:r>
        <w:rPr>
          <w:rFonts w:ascii="Times New Roman" w:hAnsi="Times New Roman" w:cs="Times New Roman"/>
          <w:sz w:val="18"/>
          <w:szCs w:val="18"/>
        </w:rPr>
        <w:t xml:space="preserve"> Autoscaling is an important mechanism for maintaining application performance while using computing resources efficiently in cloud-native systems. Kubernetes commonly provides reactive horizontal scaling through the Horizontal Pod Autoscaler (HPA), which adjusts capacity after changes in workload have been observed. During rapid workload increases, the time required to detect demand, make a scaling decision, schedule new pods, and make them ready to serve traffic can affect application performance. Predictive autoscaling addresses this limitation by forecasting future workload and preparing capacity before demand arrives. This paper presents an empirical study of a Prophet-based predictive autoscaling approach integrated with Kubernetes Event-driven Autoscaling (KEDA) and compares it with reactive Kubernetes HPA. The study focuses on how workload predictability and forecast-error characteristics influence end-to-end autoscaling effectiveness under different workload patterns. The evaluation considers stable, periodic, gradually changing, bursty, and noisy workloads. Forecast quality is evaluated using error measures, while system-level performance is assessed using tail latency, Service Level Objective (SLO) violations, scaling delay, replica behavior, and resource efficiency. The study aims to determine the conditions under which predictive capacity preparation provides a measurable advantage over reactive autoscaling and the conditions under which forecast uncertainty and provisioning delay limit that advantage.</w:t>
      </w:r>
    </w:p>
    <w:p w14:paraId="49ED71D5" w14:textId="60D991C9" w:rsidR="00E47E53" w:rsidRDefault="00E47E53" w:rsidP="00E47E53">
      <w:pPr>
        <w:jc w:val="both"/>
        <w:rPr>
          <w:rFonts w:ascii="Times New Roman" w:hAnsi="Times New Roman" w:cs="Times New Roman"/>
          <w:sz w:val="18"/>
          <w:szCs w:val="18"/>
        </w:rPr>
        <w:sectPr w:rsidR="00E47E53" w:rsidSect="005657F6">
          <w:pgSz w:w="12240" w:h="15840" w:code="1"/>
          <w:pgMar w:top="425" w:right="352" w:bottom="567" w:left="352" w:header="709" w:footer="709" w:gutter="0"/>
          <w:cols w:space="708"/>
          <w:docGrid w:linePitch="360"/>
        </w:sectPr>
      </w:pPr>
      <w:r>
        <w:rPr>
          <w:rFonts w:ascii="Times New Roman" w:hAnsi="Times New Roman" w:cs="Times New Roman"/>
          <w:b/>
          <w:bCs/>
          <w:sz w:val="18"/>
          <w:szCs w:val="18"/>
        </w:rPr>
        <w:t>Index Terms</w:t>
      </w:r>
      <w:r>
        <w:rPr>
          <w:rFonts w:ascii="Times New Roman" w:hAnsi="Times New Roman" w:cs="Times New Roman"/>
          <w:sz w:val="18"/>
          <w:szCs w:val="18"/>
        </w:rPr>
        <w:t xml:space="preserve">— Kubernetes, predictive autoscaling, workload forecasting, Prophet, KEDA, Horizontal Pod Autoscaler, forecast error, provisioning delay, workload predictability.</w:t>
      </w:r>
    </w:p>
    <w:p w14:paraId="5ED714CA" w14:textId="582C03B7" w:rsidR="00E47E53" w:rsidRDefault="00E47E53" w:rsidP="00E47E53">
      <w:pPr>
        <w:jc w:val="both"/>
        <w:rPr>
          <w:rFonts w:ascii="Times New Roman" w:hAnsi="Times New Roman" w:cs="Times New Roman"/>
          <w:b/>
          <w:bCs/>
          <w:sz w:val="20"/>
          <w:szCs w:val="20"/>
        </w:rPr>
      </w:pPr>
      <w:r>
        <w:rPr>
          <w:rFonts w:ascii="Times New Roman" w:hAnsi="Times New Roman" w:cs="Times New Roman"/>
          <w:b/>
          <w:bCs/>
          <w:sz w:val="20"/>
          <w:szCs w:val="20"/>
        </w:rPr>
        <w:t>I. INTRODUCTION</w:t>
      </w:r>
    </w:p>
    <w:p w14:paraId="3317761E" w14:textId="77777777" w:rsidR="00C42601" w:rsidRPr="00C42601" w:rsidRDefault="00C42601" w:rsidP="00C42601">
      <w:pPr>
        <w:jc w:val="both"/>
        <w:rPr>
          <w:rFonts w:ascii="Times New Roman" w:hAnsi="Times New Roman" w:cs="Times New Roman"/>
          <w:sz w:val="20"/>
          <w:szCs w:val="20"/>
        </w:rPr>
      </w:pPr>
      <w:r>
        <w:rPr>
          <w:rFonts w:ascii="Times New Roman" w:hAnsi="Times New Roman" w:cs="Times New Roman"/>
          <w:sz w:val="20"/>
          <w:szCs w:val="20"/>
        </w:rPr>
        <w:t xml:space="preserve">Cloud-native applications are commonly deployed using containers and orchestration platforms such as Kubernetes, where application workloads can change significantly over time. Autoscaling is therefore an important mechanism for maintaining application performance while avoiding unnecessary resource allocation. Kubernetes provides reactive autoscaling mechanisms such as the Horizontal Pod Autoscaler (HPA), which observes application or resource metrics and adjusts the number of running pods according to the observed demand [1], [2].</w:t>
      </w:r>
    </w:p>
    <w:p w14:paraId="261B2368" w14:textId="77777777" w:rsidR="00C42601" w:rsidRPr="00C42601" w:rsidRDefault="00C42601" w:rsidP="00C42601">
      <w:pPr>
        <w:jc w:val="both"/>
        <w:rPr>
          <w:rFonts w:ascii="Times New Roman" w:hAnsi="Times New Roman" w:cs="Times New Roman"/>
          <w:sz w:val="20"/>
          <w:szCs w:val="20"/>
        </w:rPr>
      </w:pPr>
      <w:r>
        <w:rPr>
          <w:rFonts w:ascii="Times New Roman" w:hAnsi="Times New Roman" w:cs="Times New Roman"/>
          <w:sz w:val="20"/>
          <w:szCs w:val="20"/>
        </w:rPr>
        <w:t xml:space="preserve">Reactive autoscaling works well when workload changes are gradual and the system has sufficient time to respond. However, when demand increases rapidly, the autoscaler can only react after the workload change has already occurred. The scaling process includes metric collection, threshold evaluation, scaling decisions, pod scheduling, container startup, and readiness before newly created pods can serve traffic. This delay can result in temporary resource shortages and increased application latency during workload bursts [2], [3].</w:t>
      </w:r>
    </w:p>
    <w:p w14:paraId="7A2A23B2" w14:textId="77777777" w:rsidR="00C42601" w:rsidRPr="00C42601" w:rsidRDefault="00C42601" w:rsidP="00C42601">
      <w:pPr>
        <w:jc w:val="both"/>
        <w:rPr>
          <w:rFonts w:ascii="Times New Roman" w:hAnsi="Times New Roman" w:cs="Times New Roman"/>
          <w:sz w:val="20"/>
          <w:szCs w:val="20"/>
        </w:rPr>
      </w:pPr>
      <w:r>
        <w:rPr>
          <w:rFonts w:ascii="Times New Roman" w:hAnsi="Times New Roman" w:cs="Times New Roman"/>
          <w:sz w:val="20"/>
          <w:szCs w:val="20"/>
        </w:rPr>
        <w:t xml:space="preserve">Predictive autoscaling attempts to address this limitation by forecasting future workload and preparing resources before the demand arrives. Several studies have investigated machine-learning and time-series forecasting techniques for Kubernetes autoscaling, including Long Short-Term Memory (LSTM), Gated Recurrent Unit (GRU), Random Forest, and Prophet-based approaches [4]–[8]. These studies demonstrate that forecasting can improve the responsiveness of autoscaling under suitable workload conditions. However, the effectiveness of predictive scaling depends not only on the accuracy of the forecasting model but also on the characteristics of the workload and the time required for Kubernetes to provision additional capacity.</w:t>
      </w:r>
    </w:p>
    <w:p w14:paraId="3DA8587A" w14:textId="77777777" w:rsidR="00C42601" w:rsidRPr="00C42601" w:rsidRDefault="00C42601" w:rsidP="00C42601">
      <w:pPr>
        <w:jc w:val="both"/>
        <w:rPr>
          <w:rFonts w:ascii="Times New Roman" w:hAnsi="Times New Roman" w:cs="Times New Roman"/>
          <w:sz w:val="20"/>
          <w:szCs w:val="20"/>
        </w:rPr>
      </w:pPr>
      <w:r>
        <w:rPr>
          <w:rFonts w:ascii="Times New Roman" w:hAnsi="Times New Roman" w:cs="Times New Roman"/>
          <w:sz w:val="20"/>
          <w:szCs w:val="20"/>
        </w:rPr>
        <w:t>Recent research has also explored integrating predictive mechanisms with Kubernetes-native autoscaling frameworks. KEDA extends Kubernetes autoscaling by allowing scaling decisions to be driven by external and event-based metrics, making it suitable for applications where workload demand is represented by metrics other than CPU or memory utilization [9]. Forecasting-based approaches have subsequently been combined with KEDA to provide proactive scaling decisions. These approaches also highlight practical challenges such as changing traffic patterns, prediction uncertainty, forecasting overhead, and the need for fallback mechanisms when predictions become unreliable [9].</w:t>
      </w:r>
    </w:p>
    <w:p w14:paraId="7E57210D" w14:textId="77777777" w:rsidR="00C42601" w:rsidRPr="00C42601" w:rsidRDefault="00C42601" w:rsidP="00C42601">
      <w:pPr>
        <w:jc w:val="both"/>
        <w:rPr>
          <w:rFonts w:ascii="Times New Roman" w:hAnsi="Times New Roman" w:cs="Times New Roman"/>
          <w:sz w:val="20"/>
          <w:szCs w:val="20"/>
        </w:rPr>
      </w:pPr>
      <w:r>
        <w:rPr>
          <w:rFonts w:ascii="Times New Roman" w:hAnsi="Times New Roman" w:cs="Times New Roman"/>
          <w:sz w:val="20"/>
          <w:szCs w:val="20"/>
        </w:rPr>
        <w:t xml:space="preserve">Although existing studies report improvements in forecasting accuracy or autoscaling performance, these two aspects are not necessarily equivalent. A forecasting model can achieve a low prediction error while providing little practical benefit if the prediction does not arrive early enough to compensate for Kubernetes provisioning delays. Similarly, a prediction with moderate error may still be useful if it provides sufficient advance warning for capacity preparation. Therefore, the relationship between workload predictability, forecast error, provisioning delay, </w:t>
        <w:lastRenderedPageBreak/>
        <w:t>and the resulting application-level performance requires further investigation.</w:t>
      </w:r>
    </w:p>
    <w:p w14:paraId="6F9BDCAA" w14:textId="77777777" w:rsidR="00C42601" w:rsidRPr="00C42601" w:rsidRDefault="00C42601" w:rsidP="00C42601">
      <w:pPr>
        <w:jc w:val="both"/>
        <w:rPr>
          <w:rFonts w:ascii="Times New Roman" w:hAnsi="Times New Roman" w:cs="Times New Roman"/>
          <w:sz w:val="20"/>
          <w:szCs w:val="20"/>
        </w:rPr>
      </w:pPr>
      <w:r>
        <w:rPr>
          <w:rFonts w:ascii="Times New Roman" w:hAnsi="Times New Roman" w:cs="Times New Roman"/>
          <w:sz w:val="20"/>
          <w:szCs w:val="20"/>
        </w:rPr>
        <w:t xml:space="preserve">This study investigates this relationship by comparing reactive Kubernetes HPA with a Prophet-based predictive autoscaling approach integrated with KEDA. The evaluation considers different workload characteristics, including stable, periodic, gradually changing, bursty, and noisy workloads. Forecast quality is examined using prediction-error measures, while autoscaling effectiveness is evaluated using tail latency, Service Level Objective (SLO) violations, scaling delay, replica behavior, and resource efficiency.</w:t>
      </w:r>
    </w:p>
    <w:p w14:paraId="496D6A28" w14:textId="77777777" w:rsidR="00C42601" w:rsidRDefault="00C42601" w:rsidP="00C42601">
      <w:pPr>
        <w:jc w:val="both"/>
        <w:rPr>
          <w:rFonts w:ascii="Times New Roman" w:hAnsi="Times New Roman" w:cs="Times New Roman"/>
          <w:sz w:val="20"/>
          <w:szCs w:val="20"/>
        </w:rPr>
      </w:pPr>
      <w:r>
        <w:rPr>
          <w:rFonts w:ascii="Times New Roman" w:hAnsi="Times New Roman" w:cs="Times New Roman"/>
          <w:sz w:val="20"/>
          <w:szCs w:val="20"/>
        </w:rPr>
        <w:t>The objective of this study is not simply to determine whether predictive autoscaling is better than reactive autoscaling. Instead, it investigates when prediction provides a meaningful advantage and when forecast uncertainty or Kubernetes provisioning delay limits that advantage. By relating workload predictability and forecast-error characteristics to end-to-end autoscaling outcomes, the study aims to provide empirical evidence about the conditions under which predictive autoscaling is most beneficial.</w:t>
      </w:r>
    </w:p>
    <w:p w14:paraId="5BD847D4" w14:textId="6E977E54" w:rsidR="00C42601" w:rsidRPr="00A946DB" w:rsidRDefault="00C42601" w:rsidP="00C42601">
      <w:pPr>
        <w:jc w:val="both"/>
        <w:rPr>
          <w:rFonts w:ascii="Times New Roman" w:hAnsi="Times New Roman" w:cs="Times New Roman"/>
          <w:b/>
          <w:bCs/>
          <w:sz w:val="20"/>
          <w:szCs w:val="20"/>
        </w:rPr>
      </w:pPr>
      <w:r>
        <w:rPr>
          <w:rFonts w:ascii="Times New Roman" w:hAnsi="Times New Roman" w:cs="Times New Roman"/>
          <w:b/>
          <w:bCs/>
          <w:sz w:val="20"/>
          <w:szCs w:val="20"/>
        </w:rPr>
        <w:t>II. RELATED WORK</w:t>
      </w:r>
    </w:p>
    <w:p w14:paraId="219AA0C0" w14:textId="67906B64" w:rsidR="00A946DB" w:rsidRDefault="00A946DB" w:rsidP="00A946DB">
      <w:pPr>
        <w:rPr>
          <w:rFonts w:ascii="Times New Roman" w:hAnsi="Times New Roman" w:cs="Times New Roman"/>
          <w:b/>
          <w:bCs/>
          <w:sz w:val="20"/>
          <w:szCs w:val="20"/>
        </w:rPr>
      </w:pPr>
      <w:r>
        <w:rPr>
          <w:rFonts w:ascii="Times New Roman" w:hAnsi="Times New Roman" w:cs="Times New Roman"/>
          <w:b/>
          <w:bCs/>
          <w:sz w:val="20"/>
          <w:szCs w:val="20"/>
        </w:rPr>
        <w:t xml:space="preserve">A. Reactive Autoscaling in Kubernetes</w:t>
      </w:r>
    </w:p>
    <w:p w14:paraId="41579847" w14:textId="77777777" w:rsidR="002C371D" w:rsidRP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 xml:space="preserve">Reactive autoscaling is one of the most widely used approaches for managing application resources in Kubernetes. The Kubernetes Horizontal Pod Autoscaler (HPA) periodically observes workload or resource utilization metrics and adjusts the number of pod replicas according to the configured scaling policy. This approach is relatively simple to deploy and can respond automatically to changing resource requirements without requiring a workload forecasting model [1], [2].</w:t>
      </w:r>
    </w:p>
    <w:p w14:paraId="5879BA6D" w14:textId="77777777" w:rsidR="002C371D" w:rsidRP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 xml:space="preserve">However, reactive scaling responds to demand only after a change has been observed. This creates an inherent response delay during sudden workload increases. The autoscaler must first detect the change, calculate the required number of replicas, and wait for Kubernetes to schedule and initialize the additional pods. Studies on Kubernetes autoscaling have identified this observation and provisioning delay as an important factor affecting application performance, particularly during rapid workload changes and bursty traffic [2], [10].</w:t>
      </w:r>
    </w:p>
    <w:p w14:paraId="50F1D13F" w14:textId="77777777" w:rsid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 xml:space="preserve">Several approaches have attempted to improve reactive scaling by modifying scaling policies or using application-specific metrics. Traffic-aware autoscaling, for example, uses workload-related traffic information instead of relying solely on conventional resource utilization metrics [11]. Other studies have investigated the tuning of HPA parameters and scaling behavior to reduce overreaction and improve the relationship between allocated resources and workload demand [20]. These approaches demonstrate that reactive autoscaling can be improved through better metrics and control policies, but the fundamental mechanism remains reactive because scaling decisions are based on demand that has already been observed.</w:t>
      </w:r>
    </w:p>
    <w:p w14:paraId="31A467B4" w14:textId="61F62064" w:rsidR="002C371D" w:rsidRPr="002C371D" w:rsidRDefault="002C371D" w:rsidP="002C371D">
      <w:pPr>
        <w:jc w:val="both"/>
        <w:rPr>
          <w:rFonts w:ascii="Times New Roman" w:hAnsi="Times New Roman" w:cs="Times New Roman"/>
          <w:b/>
          <w:bCs/>
          <w:sz w:val="20"/>
          <w:szCs w:val="20"/>
        </w:rPr>
      </w:pPr>
      <w:r>
        <w:rPr>
          <w:rFonts w:ascii="Times New Roman" w:hAnsi="Times New Roman" w:cs="Times New Roman"/>
          <w:b/>
          <w:bCs/>
          <w:sz w:val="20"/>
          <w:szCs w:val="20"/>
        </w:rPr>
        <w:t>B. Predictive Autoscaling Approaches</w:t>
      </w:r>
    </w:p>
    <w:p w14:paraId="55A3A971" w14:textId="77777777" w:rsidR="002C371D" w:rsidRP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 xml:space="preserve">Predictive autoscaling extends reactive scaling by estimating future workload demand before making scaling decisions. Instead of waiting for a resource metric to cross a threshold, a predictive autoscaler uses historical workload information to estimate future demand and provision capacity in advance. Several studies have applied machine-learning and time-series forecasting techniques to this problem. LSTM and GRU models have been used to forecast workload and determine future resource requirements, while Random Forest models have been applied to predict CPU and memory demand for microservice workloads [5], [7], [13].</w:t>
      </w:r>
    </w:p>
    <w:p w14:paraId="02A8274D" w14:textId="77777777" w:rsidR="002C371D" w:rsidRP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Time-series forecasting has also been investigated as a way to improve proactive Kubernetes scaling. Prophet has been evaluated for forecasting HTTP request workloads and estimating the number of pods required by an application, with comparisons against other forecasting approaches [8]. Other studies have compared forecasting models such as ARIMA, Holt-Winters, LSTM, and Prophet using custom Kubernetes autoscaling metrics, showing that model performance can depend on the characteristics of the observed workload [15]. These findings indicate that forecasting accuracy is an important component of predictive autoscaling, but the usefulness of a forecast ultimately depends on how effectively it can be translated into timely scaling actions.</w:t>
      </w:r>
    </w:p>
    <w:p w14:paraId="07F860E2" w14:textId="77777777" w:rsidR="002C371D" w:rsidRP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More recent work has investigated predictive autoscaling under a wider range of system conditions. Studies have considered hybrid predictive and reactive mechanisms, adaptive model updates, multivariate forecasting, and application-aware scaling [3], [6], [9], [16]. These approaches demonstrate that predictive autoscaling can reduce the response delay associated with purely reactive mechanisms. At the same time, they highlight challenges involving changing workload patterns, model accuracy, scaling latency, and the selection of an appropriate prediction horizon. Therefore, predictive autoscaling should be evaluated not only according to forecasting accuracy but also according to its effect on end-to-end application performance and resource utilization.</w:t>
      </w:r>
    </w:p>
    <w:p w14:paraId="10DB8ABD" w14:textId="3B8CFD1D" w:rsidR="00C42601" w:rsidRDefault="002C371D" w:rsidP="00E47E53">
      <w:pPr>
        <w:jc w:val="both"/>
        <w:rPr>
          <w:rFonts w:ascii="Times New Roman" w:hAnsi="Times New Roman" w:cs="Times New Roman"/>
          <w:b/>
          <w:bCs/>
          <w:sz w:val="20"/>
          <w:szCs w:val="20"/>
        </w:rPr>
      </w:pPr>
      <w:r>
        <w:rPr>
          <w:rFonts w:ascii="Times New Roman" w:hAnsi="Times New Roman" w:cs="Times New Roman"/>
          <w:b/>
          <w:bCs/>
          <w:sz w:val="20"/>
          <w:szCs w:val="20"/>
        </w:rPr>
        <w:t>C. Forecasting and Autoscaling Integration</w:t>
      </w:r>
    </w:p>
    <w:p w14:paraId="3B023E13" w14:textId="77777777" w:rsidR="002C371D" w:rsidRP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Forecasting alone does not provide an autoscaling solution; the predicted workload must be connected to the scaling mechanism so that the forecast can influence resource allocation. Recent Kubernetes-based approaches have therefore focused on integrating prediction models with autoscaling frameworks and custom metrics. KEDA is particularly suitable for this purpose because it can scale workloads using external metrics and event-driven signals in addition to conventional resource metrics [9].</w:t>
      </w:r>
    </w:p>
    <w:p w14:paraId="6014245C" w14:textId="77777777" w:rsidR="002C371D" w:rsidRP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Recent research has demonstrated the integration of time-series forecasting with KEDA by introducing a prediction-serving layer that provides forecasted metrics to the autoscaling mechanism. Such systems can also incorporate prediction intervals, caching, and reactive fallback mechanisms to address prediction uncertainty and failures [9]. Other predictive autoscaling frameworks have explored real-time monitoring, adaptive model updates, and hybrid scaling strategies to improve the reliability of proactive decisions [3], [16].</w:t>
      </w:r>
    </w:p>
    <w:p w14:paraId="7FC3C5DE" w14:textId="77777777" w:rsidR="002C371D" w:rsidRPr="002C371D" w:rsidRDefault="002C371D" w:rsidP="002C371D">
      <w:pPr>
        <w:jc w:val="both"/>
        <w:rPr>
          <w:rFonts w:ascii="Times New Roman" w:hAnsi="Times New Roman" w:cs="Times New Roman"/>
          <w:sz w:val="20"/>
          <w:szCs w:val="20"/>
        </w:rPr>
      </w:pPr>
      <w:r>
        <w:rPr>
          <w:rFonts w:ascii="Times New Roman" w:hAnsi="Times New Roman" w:cs="Times New Roman"/>
          <w:sz w:val="20"/>
          <w:szCs w:val="20"/>
        </w:rPr>
        <w:t>These studies show that the integration layer is important because a forecasting model may produce useful predictions while the overall autoscaling system still fails to achieve the expected performance improvement. The prediction horizon must provide sufficient time for capacity to become available, while forecast errors can lead to either insufficient or excessive resource allocation. Consequently, evaluating predictive autoscaling requires consideration of both the forecasting process and the Kubernetes scaling and provisioning process that follows it.</w:t>
      </w:r>
    </w:p>
    <w:p w14:paraId="73EC43AE" w14:textId="3E9F63B9" w:rsidR="00E47E53" w:rsidRDefault="002C371D" w:rsidP="00E47E53">
      <w:pPr>
        <w:jc w:val="both"/>
        <w:rPr>
          <w:rFonts w:ascii="Times New Roman" w:hAnsi="Times New Roman" w:cs="Times New Roman"/>
          <w:b/>
          <w:bCs/>
          <w:sz w:val="20"/>
          <w:szCs w:val="20"/>
        </w:rPr>
      </w:pPr>
      <w:r>
        <w:rPr>
          <w:rFonts w:ascii="Times New Roman" w:hAnsi="Times New Roman" w:cs="Times New Roman"/>
          <w:b/>
          <w:bCs/>
          <w:sz w:val="20"/>
          <w:szCs w:val="20"/>
        </w:rPr>
        <w:lastRenderedPageBreak/>
        <w:t>D. Limitations in Existing Studies</w:t>
      </w:r>
    </w:p>
    <w:p w14:paraId="5DF71443" w14:textId="77777777" w:rsidR="002C371D" w:rsidRPr="00EA38AD" w:rsidRDefault="002C371D" w:rsidP="002C371D">
      <w:pPr>
        <w:jc w:val="both"/>
        <w:rPr>
          <w:rFonts w:ascii="Times New Roman" w:hAnsi="Times New Roman" w:cs="Times New Roman"/>
          <w:sz w:val="20"/>
          <w:szCs w:val="20"/>
        </w:rPr>
      </w:pPr>
      <w:r>
        <w:rPr>
          <w:rFonts w:ascii="Times New Roman" w:hAnsi="Times New Roman" w:cs="Times New Roman"/>
          <w:sz w:val="20"/>
          <w:szCs w:val="20"/>
        </w:rPr>
        <w:t>Although existing studies demonstrate the potential of predictive autoscaling, several limitations remain. First, many evaluations focus primarily on forecasting accuracy or overall resource savings, making it difficult to determine how prediction errors translate into application-level</w:t>
      </w:r>
      <w:r>
        <w:rPr>
          <w:rFonts w:ascii="Times New Roman" w:hAnsi="Times New Roman" w:cs="Times New Roman"/>
          <w:sz w:val="18"/>
          <w:szCs w:val="18"/>
        </w:rPr>
        <w:t xml:space="preserve"> </w:t>
      </w:r>
      <w:r>
        <w:rPr>
          <w:rFonts w:ascii="Times New Roman" w:hAnsi="Times New Roman" w:cs="Times New Roman"/>
          <w:sz w:val="20"/>
          <w:szCs w:val="20"/>
        </w:rPr>
        <w:t>performance. A model with good forecasting accuracy does not necessarily guarantee better autoscaling if scaling actions are delayed or if the predicted demand is significantly different from the actual workload.</w:t>
      </w:r>
    </w:p>
    <w:p w14:paraId="6AD14819" w14:textId="77777777" w:rsidR="002C371D" w:rsidRPr="00EA38AD" w:rsidRDefault="002C371D" w:rsidP="002C371D">
      <w:pPr>
        <w:jc w:val="both"/>
        <w:rPr>
          <w:rFonts w:ascii="Times New Roman" w:hAnsi="Times New Roman" w:cs="Times New Roman"/>
          <w:sz w:val="20"/>
          <w:szCs w:val="20"/>
        </w:rPr>
      </w:pPr>
      <w:r>
        <w:rPr>
          <w:rFonts w:ascii="Times New Roman" w:hAnsi="Times New Roman" w:cs="Times New Roman"/>
          <w:sz w:val="20"/>
          <w:szCs w:val="20"/>
        </w:rPr>
        <w:t>Second, workload characteristics can strongly influence the usefulness of prediction. Stable and periodic workloads are generally easier to forecast, whereas sudden bursts and highly noisy workloads introduce greater uncertainty. Existing studies have evaluated different workload patterns, but there is limited systematic comparison of predictive and reactive autoscaling across different levels of workload predictability using the same evaluation framework.</w:t>
      </w:r>
    </w:p>
    <w:p w14:paraId="79C7C749" w14:textId="77777777" w:rsidR="002C371D" w:rsidRPr="00EA38AD" w:rsidRDefault="002C371D" w:rsidP="002C371D">
      <w:pPr>
        <w:jc w:val="both"/>
        <w:rPr>
          <w:rFonts w:ascii="Times New Roman" w:hAnsi="Times New Roman" w:cs="Times New Roman"/>
          <w:sz w:val="20"/>
          <w:szCs w:val="20"/>
        </w:rPr>
      </w:pPr>
      <w:r>
        <w:rPr>
          <w:rFonts w:ascii="Times New Roman" w:hAnsi="Times New Roman" w:cs="Times New Roman"/>
          <w:sz w:val="20"/>
          <w:szCs w:val="20"/>
        </w:rPr>
        <w:t>Third, Kubernetes provisioning time introduces an additional constraint. Even when future demand is correctly predicted, newly requested pods require time for scheduling, startup, and readiness. The prediction horizon therefore needs to be sufficiently long to compensate for this delay. If the prediction is inaccurate or arrives too late, proactive scaling may provide limited benefit or allocate unnecessary resources.</w:t>
      </w:r>
    </w:p>
    <w:p w14:paraId="0035446B" w14:textId="77777777" w:rsidR="002C371D" w:rsidRDefault="002C371D" w:rsidP="002C371D">
      <w:pPr>
        <w:jc w:val="both"/>
        <w:rPr>
          <w:rFonts w:ascii="Times New Roman" w:hAnsi="Times New Roman" w:cs="Times New Roman"/>
          <w:sz w:val="18"/>
          <w:szCs w:val="18"/>
        </w:rPr>
      </w:pPr>
      <w:r>
        <w:rPr>
          <w:rFonts w:ascii="Times New Roman" w:hAnsi="Times New Roman" w:cs="Times New Roman"/>
          <w:sz w:val="20"/>
          <w:szCs w:val="20"/>
        </w:rPr>
        <w:t xml:space="preserve">These limitations motivate an evaluation that connects </w:t>
      </w:r>
      <w:r>
        <w:rPr>
          <w:rFonts w:ascii="Times New Roman" w:hAnsi="Times New Roman" w:cs="Times New Roman"/>
          <w:b/>
          <w:bCs/>
          <w:sz w:val="20"/>
          <w:szCs w:val="20"/>
        </w:rPr>
        <w:t xml:space="preserve">workload </w:t>
      </w:r>
      <w:r>
        <w:rPr>
          <w:rFonts w:ascii="Times New Roman" w:hAnsi="Times New Roman" w:cs="Times New Roman"/>
          <w:sz w:val="20"/>
          <w:szCs w:val="20"/>
        </w:rPr>
        <w:t>predictability, forecast error, provisioning delay, and end-to-end autoscaling performance rather than treating forecasting accuracy as the primary measure of predictive autoscaling effectiveness.</w:t>
      </w:r>
    </w:p>
    <w:p w14:paraId="09FE7092" w14:textId="55C60576" w:rsidR="002C371D" w:rsidRDefault="002C371D" w:rsidP="002C371D">
      <w:pPr>
        <w:jc w:val="both"/>
        <w:rPr>
          <w:rFonts w:ascii="Times New Roman" w:hAnsi="Times New Roman" w:cs="Times New Roman"/>
          <w:b/>
          <w:bCs/>
          <w:sz w:val="20"/>
          <w:szCs w:val="20"/>
        </w:rPr>
      </w:pPr>
      <w:r>
        <w:rPr>
          <w:rFonts w:ascii="Times New Roman" w:hAnsi="Times New Roman" w:cs="Times New Roman"/>
          <w:b/>
          <w:bCs/>
          <w:sz w:val="20"/>
          <w:szCs w:val="20"/>
        </w:rPr>
        <w:t>III. RESEARCH GAP AND PROBLEM STATEMENT</w:t>
      </w:r>
    </w:p>
    <w:p w14:paraId="0114B11F" w14:textId="3D105EBA" w:rsidR="002C371D" w:rsidRDefault="002C371D" w:rsidP="002C371D">
      <w:pPr>
        <w:jc w:val="both"/>
        <w:rPr>
          <w:rFonts w:ascii="Times New Roman" w:hAnsi="Times New Roman" w:cs="Times New Roman"/>
          <w:b/>
          <w:bCs/>
          <w:sz w:val="20"/>
          <w:szCs w:val="20"/>
        </w:rPr>
      </w:pPr>
      <w:r>
        <w:rPr>
          <w:rFonts w:ascii="Times New Roman" w:hAnsi="Times New Roman" w:cs="Times New Roman"/>
          <w:b/>
          <w:bCs/>
          <w:sz w:val="20"/>
          <w:szCs w:val="20"/>
        </w:rPr>
        <w:t>A. Research Gap</w:t>
      </w:r>
    </w:p>
    <w:p w14:paraId="0FB0A049" w14:textId="77777777" w:rsidR="002C371D" w:rsidRPr="00EA38AD" w:rsidRDefault="002C371D" w:rsidP="002C371D">
      <w:pPr>
        <w:jc w:val="both"/>
        <w:rPr>
          <w:rFonts w:ascii="Times New Roman" w:hAnsi="Times New Roman" w:cs="Times New Roman"/>
          <w:sz w:val="20"/>
          <w:szCs w:val="20"/>
        </w:rPr>
      </w:pPr>
      <w:r>
        <w:rPr>
          <w:rFonts w:ascii="Times New Roman" w:hAnsi="Times New Roman" w:cs="Times New Roman"/>
          <w:sz w:val="20"/>
          <w:szCs w:val="20"/>
        </w:rPr>
        <w:t>Existing research has established that predictive autoscaling can improve the responsiveness and resource efficiency of Kubernetes-based applications under suitable workload conditions. Different forecasting models, including LSTM, GRU, Random Forest, and Prophet, have been investigated, while recent studies have also integrated forecasting mechanisms with Kubernetes autoscaling frameworks such as KEDA [3]–[9], [13], [15], [16]. However, the reported benefits are highly dependent on workload characteristics and the ability of the forecasting system to provide sufficiently accurate predictions before additional capacity is required.</w:t>
      </w:r>
    </w:p>
    <w:p w14:paraId="0601BFA7" w14:textId="77777777" w:rsidR="002C371D" w:rsidRPr="00EA38AD" w:rsidRDefault="002C371D" w:rsidP="002C371D">
      <w:pPr>
        <w:jc w:val="both"/>
        <w:rPr>
          <w:rFonts w:ascii="Times New Roman" w:hAnsi="Times New Roman" w:cs="Times New Roman"/>
          <w:sz w:val="20"/>
          <w:szCs w:val="20"/>
        </w:rPr>
      </w:pPr>
      <w:r>
        <w:rPr>
          <w:rFonts w:ascii="Times New Roman" w:hAnsi="Times New Roman" w:cs="Times New Roman"/>
          <w:sz w:val="20"/>
          <w:szCs w:val="20"/>
        </w:rPr>
        <w:t xml:space="preserve">Existing studies have demonstrated predictive autoscaling using different forecasting models and Kubernetes scaling mechanisms, including HPA, KEDA, and custom controllers. However, the literature provides limited systematic empirical evidence connecting workload characteristics and forecast error to end-to-end autoscaling effectiveness under real Kubernetes provisioning delays. In particular, existing evaluations commonly emphasize forecasting accuracy, resource efficiency, latency, or scaling performance individually, while fewer studies evaluate how these factors interact when predictive and reactive policies are subjected to the same controlled workload conditions. This motivates a live Kubernetes evaluation that measures the complete path from workload behavior and forecast error through scaling response and pod readiness to application-level SLO and resource outcomes.</w:t>
      </w:r>
    </w:p>
    <w:p w14:paraId="0C2226D0" w14:textId="77777777" w:rsidR="002C371D" w:rsidRPr="00EA38AD" w:rsidRDefault="002C371D" w:rsidP="002C371D">
      <w:pPr>
        <w:jc w:val="both"/>
        <w:rPr>
          <w:rFonts w:ascii="Times New Roman" w:hAnsi="Times New Roman" w:cs="Times New Roman"/>
          <w:sz w:val="20"/>
          <w:szCs w:val="20"/>
        </w:rPr>
      </w:pPr>
      <w:r>
        <w:rPr>
          <w:rFonts w:ascii="Times New Roman" w:hAnsi="Times New Roman" w:cs="Times New Roman"/>
          <w:sz w:val="20"/>
          <w:szCs w:val="20"/>
        </w:rPr>
        <w:t xml:space="preserve">In addition, Kubernetes provisioning delay introduces an important relationship between prediction and scaling effectiveness. A prediction may correctly anticipate an upcoming workload increase but still fail to prevent performance degradation if the prediction horizon is shorter than the time required to schedule and initialize new pods. Conversely, inaccurate predictions may cause unnecessary resource allocation. This creates a need to study the complete chain from workload predictability and forecast error to scaling decisions, provisioning delay, and application-level outcomes.</w:t>
      </w:r>
    </w:p>
    <w:p w14:paraId="4D8F7C9F" w14:textId="325EBAAF" w:rsidR="002C371D" w:rsidRDefault="00EA38AD" w:rsidP="002C371D">
      <w:pPr>
        <w:jc w:val="both"/>
        <w:rPr>
          <w:rFonts w:ascii="Times New Roman" w:hAnsi="Times New Roman" w:cs="Times New Roman"/>
          <w:sz w:val="20"/>
          <w:szCs w:val="20"/>
        </w:rPr>
      </w:pPr>
      <w:r>
        <w:rPr>
          <w:rFonts w:ascii="Times New Roman" w:hAnsi="Times New Roman" w:cs="Times New Roman"/>
          <w:sz w:val="20"/>
          <w:szCs w:val="20"/>
        </w:rPr>
        <w:t xml:space="preserve">Therefore, this study addresses the following main research question: under what workload conditions does predictive autoscaling provide a practical advantage over reactive HPA, considering forecast error and real Kubernetes scaling/provisioning behavior?</w:t>
      </w:r>
    </w:p>
    <w:p w14:paraId="3A7F6949" w14:textId="03030E04" w:rsidR="00EA38AD" w:rsidRDefault="002D0C23" w:rsidP="002C371D">
      <w:pPr>
        <w:jc w:val="both"/>
        <w:rPr>
          <w:rFonts w:ascii="Times New Roman" w:hAnsi="Times New Roman" w:cs="Times New Roman"/>
          <w:b/>
          <w:bCs/>
          <w:sz w:val="20"/>
          <w:szCs w:val="20"/>
        </w:rPr>
      </w:pPr>
      <w:r>
        <w:rPr>
          <w:rFonts w:ascii="Times New Roman" w:hAnsi="Times New Roman" w:cs="Times New Roman"/>
          <w:b/>
          <w:bCs/>
          <w:sz w:val="20"/>
          <w:szCs w:val="20"/>
        </w:rPr>
        <w:t>B. Problem Statement</w:t>
      </w:r>
    </w:p>
    <w:p w14:paraId="6D107CCA"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Kubernetes reactive autoscaling adjusts application capacity based on workload conditions that have already been observed. During rapid workload increases, the time required to detect the change, make a scaling decision, schedule new pods, and bring them to a ready state can result in temporary resource shortages and increased application latency. Predictive autoscaling can potentially reduce this delay by preparing capacity before the workload increase occurs.</w:t>
      </w:r>
    </w:p>
    <w:p w14:paraId="2C9050B0"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However, the effectiveness of predictive autoscaling is not uniform across different workload conditions. Forecasting performance can vary between stable, periodic, gradually changing, bursty, and noisy workloads. Forecast errors can also affect the number and timing of scaling actions, while Kubernetes provisioning delay determines whether a prediction provides sufficient time for new capacity to become available.</w:t>
      </w:r>
    </w:p>
    <w:p w14:paraId="37743ACB" w14:textId="77777777" w:rsid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The problem addressed in this study is therefore to determine how workload predictability and forecast-error characteristics influence the practical effectiveness of predictive autoscaling compared with reactive Kubernetes autoscaling, particularly when the delay associated with provisioning additional pods is considered.</w:t>
      </w:r>
    </w:p>
    <w:p w14:paraId="2A9260CD" w14:textId="71F66D1F" w:rsidR="002D0C23" w:rsidRDefault="002D0C23" w:rsidP="002D0C23">
      <w:pPr>
        <w:jc w:val="both"/>
        <w:rPr>
          <w:rFonts w:ascii="Times New Roman" w:hAnsi="Times New Roman" w:cs="Times New Roman"/>
          <w:b/>
          <w:bCs/>
          <w:sz w:val="20"/>
          <w:szCs w:val="20"/>
        </w:rPr>
      </w:pPr>
      <w:r>
        <w:rPr>
          <w:rFonts w:ascii="Times New Roman" w:hAnsi="Times New Roman" w:cs="Times New Roman"/>
          <w:b/>
          <w:bCs/>
          <w:sz w:val="20"/>
          <w:szCs w:val="20"/>
        </w:rPr>
        <w:t>C. Research Questions</w:t>
      </w:r>
    </w:p>
    <w:p>
      <w:pPr>
        <w:jc w:val="both"/>
        <w:rPr>
          <w:rFonts w:ascii="Times New Roman" w:hAnsi="Times New Roman" w:cs="Times New Roman"/>
          <w:sz w:val="20"/>
          <w:szCs w:val="20"/>
        </w:rPr>
      </w:pPr>
      <w:r>
        <w:rPr>
          <w:rFonts w:ascii="Times New Roman" w:hAnsi="Times New Roman" w:cs="Times New Roman"/>
          <w:sz w:val="20"/>
          <w:szCs w:val="20"/>
        </w:rPr>
        <w:t xml:space="preserve">Main research question: Under what workload conditions does predictive autoscaling provide a practical advantage over reactive HPA, considering forecast error and real Kubernetes scaling/provisioning behavior?</w:t>
      </w:r>
    </w:p>
    <w:p w14:paraId="6ACBC0E9"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 xml:space="preserve">RQ1: How does the effectiveness of predictive autoscaling vary across different workload dynamics compared with reactive HPA?</w:t>
      </w:r>
    </w:p>
    <w:p w14:paraId="25B49019"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 xml:space="preserve">RQ2: How does forecast accuracy relate to observed autoscaling and application-level outcomes of predictive scaling?</w:t>
      </w:r>
    </w:p>
    <w:p w14:paraId="1B08E6D3"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 xml:space="preserve">RQ3: How do actual Kubernetes scaling and pod provisioning delays influence the practical benefit of predictive autoscaling?</w:t>
      </w:r>
    </w:p>
    <w:p w14:paraId="4EF99C78" w14:textId="43A76C72" w:rsidR="002D0C23" w:rsidRDefault="002D0C23" w:rsidP="002D0C23">
      <w:pPr>
        <w:jc w:val="both"/>
        <w:rPr>
          <w:rFonts w:ascii="Times New Roman" w:hAnsi="Times New Roman" w:cs="Times New Roman"/>
          <w:b/>
          <w:bCs/>
          <w:sz w:val="20"/>
          <w:szCs w:val="20"/>
        </w:rPr>
      </w:pPr>
      <w:r>
        <w:rPr>
          <w:rFonts w:ascii="Times New Roman" w:hAnsi="Times New Roman" w:cs="Times New Roman"/>
          <w:b/>
          <w:bCs/>
          <w:sz w:val="20"/>
          <w:szCs w:val="20"/>
        </w:rPr>
        <w:t>D. Research Objectives</w:t>
      </w:r>
    </w:p>
    <w:p w14:paraId="1791DF94"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The main objective of this study is to empirically evaluate the effectiveness of predictive Kubernetes autoscaling under different workload conditions and compare its performance with reactive autoscaling.</w:t>
      </w:r>
    </w:p>
    <w:p w14:paraId="523AF314"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The specific objectives are:</w:t>
      </w:r>
    </w:p>
    <w:p w14:paraId="3A8C1697" w14:textId="77777777" w:rsidR="002D0C23" w:rsidRPr="002D0C23" w:rsidRDefault="002D0C23" w:rsidP="002D0C23">
      <w:pPr>
        <w:numPr>
          <w:ilvl w:val="0"/>
          <w:numId w:val="1"/>
        </w:numPr>
        <w:jc w:val="both"/>
        <w:rPr>
          <w:rFonts w:ascii="Times New Roman" w:hAnsi="Times New Roman" w:cs="Times New Roman"/>
          <w:sz w:val="20"/>
          <w:szCs w:val="20"/>
        </w:rPr>
      </w:pPr>
      <w:r>
        <w:rPr>
          <w:rFonts w:ascii="Times New Roman" w:hAnsi="Times New Roman" w:cs="Times New Roman"/>
          <w:sz w:val="20"/>
          <w:szCs w:val="20"/>
        </w:rPr>
        <w:lastRenderedPageBreak/>
        <w:t xml:space="preserve">To implement a Prophet-based workload forecasting mechanism integrated with KEDA for predictive Kubernetes autoscaling. </w:t>
      </w:r>
    </w:p>
    <w:p w14:paraId="2B4B6DE8" w14:textId="77777777" w:rsidR="002D0C23" w:rsidRPr="002D0C23" w:rsidRDefault="002D0C23" w:rsidP="002D0C23">
      <w:pPr>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To evaluate forecasting performance across stable, periodic, gradually changing, bursty, and noisy workload patterns. </w:t>
      </w:r>
    </w:p>
    <w:p w14:paraId="07C428F6" w14:textId="77777777" w:rsidR="002D0C23" w:rsidRPr="002D0C23" w:rsidRDefault="002D0C23" w:rsidP="002D0C23">
      <w:pPr>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To examine how naturally occurring forecast error relates to the observed autoscaling and application-level outcomes of predictive scaling.</w:t>
      </w:r>
    </w:p>
    <w:p w14:paraId="0B642A61" w14:textId="77777777" w:rsidR="002D0C23" w:rsidRPr="002D0C23" w:rsidRDefault="002D0C23" w:rsidP="002D0C23">
      <w:pPr>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To measure actual Kubernetes scaling and pod provisioning delays and examine how they relate to the practical benefit of predictive autoscaling.</w:t>
      </w:r>
    </w:p>
    <w:p w14:paraId="1CBA89E1" w14:textId="77777777" w:rsidR="002D0C23" w:rsidRPr="002D0C23" w:rsidRDefault="002D0C23" w:rsidP="002D0C23">
      <w:pPr>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To compare predictive autoscaling with reactive HPA using application latency, SLO violations, scaling delay, replica behavior, and resource efficiency. </w:t>
      </w:r>
    </w:p>
    <w:p w14:paraId="7A2D5CD0" w14:textId="77777777" w:rsidR="002D0C23" w:rsidRDefault="002D0C23" w:rsidP="002D0C23">
      <w:pPr>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To identify the workload conditions under which predictive autoscaling provides a practical advantage over reactive autoscaling.</w:t>
      </w:r>
    </w:p>
    <w:p w14:paraId="05B38B34" w14:textId="5094DE9F" w:rsidR="002D0C23" w:rsidRDefault="002D0C23" w:rsidP="002D0C23">
      <w:pPr>
        <w:jc w:val="both"/>
        <w:rPr>
          <w:rFonts w:ascii="Times New Roman" w:hAnsi="Times New Roman" w:cs="Times New Roman"/>
          <w:b/>
          <w:bCs/>
          <w:sz w:val="20"/>
          <w:szCs w:val="20"/>
        </w:rPr>
      </w:pPr>
      <w:r>
        <w:rPr>
          <w:rFonts w:ascii="Times New Roman" w:hAnsi="Times New Roman" w:cs="Times New Roman"/>
          <w:b/>
          <w:bCs/>
          <w:sz w:val="20"/>
          <w:szCs w:val="20"/>
        </w:rPr>
        <w:t>E. Research Hypotheses</w:t>
      </w:r>
    </w:p>
    <w:p w14:paraId="1ECA4676"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 xml:space="preserve">H1: Predictive autoscaling will provide greater benefit for workloads with sufficiently predictable future demand than for highly irregular workloads.</w:t>
      </w:r>
    </w:p>
    <w:p w14:paraId="50FDD5D0" w14:textId="77777777" w:rsidR="002D0C23" w:rsidRP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 xml:space="preserve">H2: Higher forecast error will be associated with reduced predictive autoscaling effectiveness.</w:t>
      </w:r>
    </w:p>
    <w:p w14:paraId="35006833" w14:textId="77777777" w:rsidR="002D0C23" w:rsidRDefault="002D0C23" w:rsidP="002D0C23">
      <w:pPr>
        <w:jc w:val="both"/>
        <w:rPr>
          <w:rFonts w:ascii="Times New Roman" w:hAnsi="Times New Roman" w:cs="Times New Roman"/>
          <w:sz w:val="20"/>
          <w:szCs w:val="20"/>
        </w:rPr>
      </w:pPr>
      <w:r>
        <w:rPr>
          <w:rFonts w:ascii="Times New Roman" w:hAnsi="Times New Roman" w:cs="Times New Roman"/>
          <w:sz w:val="20"/>
          <w:szCs w:val="20"/>
        </w:rPr>
        <w:t xml:space="preserve">H3: The benefit of predictive autoscaling will depend on the relationship between the fixed forecast lead time and the observed Kubernetes provisioning/scaling delay.</w:t>
      </w:r>
    </w:p>
    <w:p>
      <w:pPr>
        <w:jc w:val="both"/>
        <w:rPr>
          <w:rFonts w:ascii="Times New Roman" w:hAnsi="Times New Roman" w:cs="Times New Roman"/>
          <w:sz w:val="20"/>
          <w:szCs w:val="20"/>
        </w:rPr>
      </w:pPr>
      <w:r>
        <w:rPr>
          <w:rFonts w:ascii="Times New Roman" w:hAnsi="Times New Roman" w:cs="Times New Roman"/>
          <w:sz w:val="20"/>
          <w:szCs w:val="20"/>
        </w:rPr>
        <w:t xml:space="preserve">Scope of the hypotheses: the study does not experimentally manipulate forecast error, forecast horizon, or provisioning delay. Instead, it measures naturally occurring forecast error and actual Kubernetes scaling/provisioning delay, and compares outcomes across controlled workload patterns using a fixed 60-second forecast horizon and a fixed </w:t>
      </w:r>
      <w:del w:id="9001" w:author="Claude" w:date="2026-10-11T00:00:00Z">
        <w:r>
          <w:rPr>
            <w:rFonts w:ascii="Times New Roman" w:hAnsi="Times New Roman" w:cs="Times New Roman"/>
            <w:sz w:val="20"/>
            <w:szCs w:val="20"/>
          </w:rPr>
          <w:delText xml:space="preserve">180</w:delText>
        </w:r>
      </w:del>
      <w:ins w:id="9002" w:author="Claude" w:date="2026-10-11T00:00:00Z">
        <w:r>
          <w:rPr>
            <w:rFonts w:ascii="Times New Roman" w:hAnsi="Times New Roman" w:cs="Times New Roman"/>
            <w:sz w:val="20"/>
            <w:szCs w:val="20"/>
          </w:rPr>
          <w:t xml:space="preserve">300</w:t>
        </w:r>
      </w:ins>
      <w:r>
        <w:rPr>
          <w:rFonts w:ascii="Times New Roman" w:hAnsi="Times New Roman" w:cs="Times New Roman"/>
          <w:sz w:val="20"/>
          <w:szCs w:val="20"/>
        </w:rPr>
        <w:t xml:space="preserve">-second evaluation duration. The hypotheses are therefore assessed as associations observed in the collected data, not as causal effects.</w:t>
      </w:r>
    </w:p>
    <w:p w14:paraId="45D921BE" w14:textId="6AB65CBE" w:rsidR="0024218E" w:rsidRDefault="0024218E" w:rsidP="002D0C23">
      <w:pPr>
        <w:jc w:val="both"/>
        <w:rPr>
          <w:rFonts w:ascii="Times New Roman" w:hAnsi="Times New Roman" w:cs="Times New Roman"/>
          <w:b/>
          <w:bCs/>
          <w:sz w:val="20"/>
          <w:szCs w:val="20"/>
        </w:rPr>
      </w:pPr>
      <w:r>
        <w:rPr>
          <w:rFonts w:ascii="Times New Roman" w:hAnsi="Times New Roman" w:cs="Times New Roman"/>
          <w:b/>
          <w:bCs/>
          <w:sz w:val="20"/>
          <w:szCs w:val="20"/>
        </w:rPr>
        <w:t>IV. METHODOLOGY</w:t>
      </w:r>
    </w:p>
    <w:p w14:paraId="0EB948DE" w14:textId="45A19817" w:rsidR="0024218E" w:rsidRDefault="0024218E" w:rsidP="002D0C23">
      <w:pPr>
        <w:jc w:val="both"/>
        <w:rPr>
          <w:rFonts w:ascii="Times New Roman" w:hAnsi="Times New Roman" w:cs="Times New Roman"/>
          <w:b/>
          <w:bCs/>
          <w:sz w:val="20"/>
          <w:szCs w:val="20"/>
        </w:rPr>
      </w:pPr>
      <w:r>
        <w:rPr>
          <w:rFonts w:ascii="Times New Roman" w:hAnsi="Times New Roman" w:cs="Times New Roman"/>
          <w:b/>
          <w:bCs/>
          <w:sz w:val="20"/>
          <w:szCs w:val="20"/>
        </w:rPr>
        <w:t>A. System Architecture</w:t>
      </w:r>
    </w:p>
    <w:p w14:paraId="07C8D0D5" w14:textId="77777777" w:rsidR="00C20250" w:rsidRPr="00C20250" w:rsidRDefault="00C20250" w:rsidP="00C20250">
      <w:pPr>
        <w:jc w:val="both"/>
        <w:rPr>
          <w:rFonts w:ascii="Times New Roman" w:hAnsi="Times New Roman" w:cs="Times New Roman"/>
          <w:sz w:val="20"/>
          <w:szCs w:val="20"/>
        </w:rPr>
      </w:pPr>
      <w:r>
        <w:rPr>
          <w:rFonts w:ascii="Times New Roman" w:hAnsi="Times New Roman" w:cs="Times New Roman"/>
          <w:sz w:val="20"/>
          <w:szCs w:val="20"/>
        </w:rPr>
        <w:t xml:space="preserve">The proposed system consists of a containerized application deployed on a Kubernetes cluster and two autoscaling paths used for comparison. The first path represents the reactive baseline using the Kubernetes Horizontal Pod Autoscaler (HPA), while the second path implements predictive autoscaling using Prophet-based workload forecasting and KEDA. A workload generator produces controlled traffic patterns, including stable, periodic, gradually changing, bursty, and noisy workloads. Application and workload metrics are collected during execution and supplied to the forecasting and autoscaling components.</w:t>
      </w:r>
    </w:p>
    <w:p w14:paraId="3E00397F" w14:textId="77777777" w:rsidR="00C20250" w:rsidRPr="00C20250" w:rsidRDefault="00C20250" w:rsidP="00C20250">
      <w:pPr>
        <w:jc w:val="both"/>
        <w:rPr>
          <w:rFonts w:ascii="Times New Roman" w:hAnsi="Times New Roman" w:cs="Times New Roman"/>
          <w:sz w:val="20"/>
          <w:szCs w:val="20"/>
        </w:rPr>
      </w:pPr>
      <w:r>
        <w:rPr>
          <w:rFonts w:ascii="Times New Roman" w:hAnsi="Times New Roman" w:cs="Times New Roman"/>
          <w:sz w:val="20"/>
          <w:szCs w:val="20"/>
        </w:rPr>
        <w:t>In the predictive path, historical workload metrics are processed by the Prophet forecasting model to estimate future demand. The predicted metric is then provided to KEDA, which uses the prediction to trigger scaling before the expected workload increase. In the reactive path, HPA uses currently observed metrics and scales the application after the workload change is detected. Both approaches operate on the same Kubernetes application and workload conditions, allowing their performance to be compared under controlled experiments.</w:t>
      </w:r>
    </w:p>
    <w:p w14:paraId="29AA86DE" w14:textId="77777777" w:rsidR="00C20250" w:rsidRDefault="00C20250" w:rsidP="00C20250">
      <w:pPr>
        <w:jc w:val="both"/>
        <w:rPr>
          <w:rFonts w:ascii="Times New Roman" w:hAnsi="Times New Roman" w:cs="Times New Roman"/>
          <w:sz w:val="20"/>
          <w:szCs w:val="20"/>
        </w:rPr>
      </w:pPr>
      <w:r>
        <w:rPr>
          <w:rFonts w:ascii="Times New Roman" w:hAnsi="Times New Roman" w:cs="Times New Roman"/>
          <w:sz w:val="20"/>
          <w:szCs w:val="20"/>
        </w:rPr>
        <w:t>The system records application latency, throughput, SLO violations, replica count, resource utilization, forecast error, and scaling delay. These measurements are subsequently used to determine how workload predictability and forecast accuracy influence the practical benefit of predictive autoscaling over reactive autoscaling.</w:t>
      </w:r>
    </w:p>
    <w:p w14:paraId="2E18E945" w14:textId="71B78B3D" w:rsidR="00C20250" w:rsidRPr="00C20250" w:rsidRDefault="00136A59" w:rsidP="00C2025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9658DC9" wp14:editId="0E38106B">
            <wp:extent cx="3436620" cy="2553970"/>
            <wp:effectExtent l="0" t="0" r="0" b="0"/>
            <wp:docPr id="514904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04396" name="Picture 5149043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6620" cy="2553970"/>
                    </a:xfrm>
                    <a:prstGeom prst="rect">
                      <a:avLst/>
                    </a:prstGeom>
                  </pic:spPr>
                </pic:pic>
              </a:graphicData>
            </a:graphic>
          </wp:inline>
        </w:drawing>
      </w:r>
    </w:p>
    <w:p w14:paraId="70E78DC0" w14:textId="54C63381" w:rsidR="00C20250" w:rsidRDefault="00C20250" w:rsidP="002D0C23">
      <w:pPr>
        <w:jc w:val="both"/>
        <w:rPr>
          <w:rFonts w:ascii="Times New Roman" w:hAnsi="Times New Roman" w:cs="Times New Roman"/>
          <w:sz w:val="20"/>
          <w:szCs w:val="20"/>
        </w:rPr>
      </w:pPr>
      <w:r>
        <w:rPr>
          <w:rFonts w:ascii="Times New Roman" w:hAnsi="Times New Roman" w:cs="Times New Roman"/>
          <w:b/>
          <w:bCs/>
          <w:sz w:val="20"/>
          <w:szCs w:val="20"/>
        </w:rPr>
        <w:t>Fig. 1</w:t>
      </w:r>
      <w:r>
        <w:rPr>
          <w:rFonts w:ascii="Times New Roman" w:hAnsi="Times New Roman" w:cs="Times New Roman"/>
          <w:sz w:val="20"/>
          <w:szCs w:val="20"/>
        </w:rPr>
        <w:t>. Proposed system architecture for predictive Kubernetes autoscaling using Prophet and KEDA, and comparison with reactive autoscaling using HPA.</w:t>
      </w:r>
    </w:p>
    <w:p w14:paraId="5C30CA62" w14:textId="5DBD1AC3" w:rsidR="00845602" w:rsidRDefault="00845602" w:rsidP="002D0C23">
      <w:pPr>
        <w:jc w:val="both"/>
        <w:rPr>
          <w:rFonts w:ascii="Times New Roman" w:hAnsi="Times New Roman" w:cs="Times New Roman"/>
          <w:b/>
          <w:bCs/>
          <w:sz w:val="20"/>
          <w:szCs w:val="20"/>
        </w:rPr>
      </w:pPr>
      <w:r>
        <w:rPr>
          <w:rFonts w:ascii="Times New Roman" w:hAnsi="Times New Roman" w:cs="Times New Roman"/>
          <w:b/>
          <w:bCs/>
          <w:sz w:val="20"/>
          <w:szCs w:val="20"/>
        </w:rPr>
        <w:t>B. Workload Generation and Test Scenarios</w:t>
      </w:r>
    </w:p>
    <w:p w14:paraId="2E8C758F"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To evaluate both autoscaling approaches under controlled demand conditions, workloads are generated and applied to the same containerized application deployed on Kubernetes. Five workload patterns are considered: stable, periodic, gradually changing, bursty, and noisy. These patterns represent different levels of workload predictability and allow the effect of demand characteristics on autoscaling performance to be examined.</w:t>
      </w:r>
    </w:p>
    <w:p w14:paraId="5D86AFE9"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 xml:space="preserve">The stable workload maintains approximately constant demand, while the periodic workload follows a recurring pattern that can be learned from historical observations. The gradually changing workload introduces a sustained increase or decrease in demand. The bursty workload contains sudden changes in request rate, whereas the noisy workload introduces irregular variations that make future demand more difficult to forecast. The same workload patterns are used for both HPA and Prophet-based KEDA experiments to maintain a controlled comparison.</w:t>
      </w:r>
      <w:ins w:id="9003" w:author="Claude" w:date="2026-10-11T00:00:00Z">
        <w:r>
          <w:rPr>
            <w:rFonts w:ascii="Times New Roman" w:hAnsi="Times New Roman" w:cs="Times New Roman"/>
            <w:sz w:val="20"/>
            <w:szCs w:val="20"/>
          </w:rPr>
          <w:t xml:space="preserve"> Each experiment run consists of an unscored warm-up and reset phase followed by a 300-second measurement window, and every workload–policy condition is repeated five times.</w:t>
        </w:r>
      </w:ins>
    </w:p>
    <w:p w14:paraId="131769FE" w14:textId="77777777" w:rsid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 xml:space="preserve">Workload characteristics and system measurements are recorded throughout each experiment. The resulting observations are used to relate workload predictability and forecast error to scaling behavior, provisioning delay, application performance, and resource efficiency.</w:t>
      </w:r>
    </w:p>
    <w:p w14:paraId="7F5AE82B" w14:textId="425C29D9" w:rsidR="00845602" w:rsidRDefault="00845602" w:rsidP="00845602">
      <w:pPr>
        <w:jc w:val="both"/>
        <w:rPr>
          <w:rFonts w:ascii="Times New Roman" w:hAnsi="Times New Roman" w:cs="Times New Roman"/>
          <w:b/>
          <w:bCs/>
          <w:sz w:val="20"/>
          <w:szCs w:val="20"/>
        </w:rPr>
      </w:pPr>
      <w:r>
        <w:rPr>
          <w:rFonts w:ascii="Times New Roman" w:hAnsi="Times New Roman" w:cs="Times New Roman"/>
          <w:b/>
          <w:bCs/>
          <w:sz w:val="20"/>
          <w:szCs w:val="20"/>
        </w:rPr>
        <w:t>C. Forecasting Model</w:t>
      </w:r>
    </w:p>
    <w:p w14:paraId="7D9501B2"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Prophet is used as the workload forecasting model in the predictive autoscaling path. Historical workload measurements collected during application execution are organized as a time series and supplied to the forecasting service. The model learns temporal patterns in the observed workload and produces future workload estimates for the selected prediction horizon.</w:t>
      </w:r>
    </w:p>
    <w:p w14:paraId="6AFB19E0" w14:textId="77777777" w:rsidR="00E35086" w:rsidRDefault="00845602" w:rsidP="00845602">
      <w:pPr>
        <w:jc w:val="both"/>
        <w:rPr>
          <w:rFonts w:ascii="Times New Roman" w:hAnsi="Times New Roman" w:cs="Times New Roman"/>
          <w:sz w:val="20"/>
          <w:szCs w:val="20"/>
        </w:rPr>
      </w:pPr>
      <w:r>
        <w:rPr>
          <w:rFonts w:ascii="Times New Roman" w:hAnsi="Times New Roman" w:cs="Times New Roman"/>
          <w:sz w:val="20"/>
          <w:szCs w:val="20"/>
        </w:rPr>
        <w:t>The predicted workload is used as an input to the predictive scaling mechanism rather than directly controlling application resources. Forecast values are exposed as a metric that can be consumed by KEDA. Forecast accuracy is evaluated by comparing predicted and observed workload values using error measures such as Mean Absolute Error (MAE) and Root Mean Squared Error (RMSE).</w:t>
      </w:r>
    </w:p>
    <w:p w14:paraId="37665E20" w14:textId="5F980255" w:rsidR="001B5278" w:rsidRPr="001B5278" w:rsidRDefault="001B5278" w:rsidP="00845602">
      <w:pPr>
        <w:jc w:val="both"/>
        <w:rPr>
          <w:rFonts w:ascii="Times New Roman" w:eastAsiaTheme="minorEastAsia" w:hAnsi="Times New Roman" w:cs="Times New Roman"/>
          <w:sz w:val="20"/>
          <w:szCs w:val="20"/>
        </w:rPr>
      </w:pPr>
      <m:oMath>
        <m:r>
          <w:rPr>
            <w:rFonts w:ascii="Cambria Math" w:hAnsi="Cambria Math" w:cs="Times New Roman"/>
            <w:sz w:val="20"/>
            <w:szCs w:val="20"/>
          </w:rPr>
          <w:lastRenderedPageBreak/>
          <m:t>MAE=</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hr m:val="ˆ"/>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e>
            </m:d>
          </m:e>
        </m:nary>
      </m:oMath>
      <w:r>
        <w:rPr>
          <w:rFonts w:ascii="Times New Roman" w:eastAsiaTheme="minorEastAsia" w:hAnsi="Times New Roman" w:cs="Times New Roman"/>
          <w:sz w:val="20"/>
          <w:szCs w:val="20"/>
        </w:rPr>
        <w:t xml:space="preserve">          (1)</w:t>
      </w:r>
    </w:p>
    <w:p w14:paraId="61ECF55A" w14:textId="55F695AF" w:rsidR="00E20C63" w:rsidRDefault="00E20C63" w:rsidP="00845602">
      <w:pPr>
        <w:jc w:val="both"/>
        <w:rPr>
          <w:rFonts w:ascii="Times New Roman" w:eastAsiaTheme="minorEastAsia" w:hAnsi="Times New Roman" w:cs="Times New Roman"/>
          <w:sz w:val="20"/>
          <w:szCs w:val="20"/>
        </w:rPr>
      </w:pPr>
      <m:oMath>
        <m:r>
          <w:rPr>
            <w:rFonts w:ascii="Cambria Math" w:hAnsi="Cambria Math" w:cs="Times New Roman"/>
            <w:sz w:val="20"/>
            <w:szCs w:val="20"/>
          </w:rPr>
          <m:t>RMSE=</m:t>
        </m:r>
        <m:rad>
          <m:radPr>
            <m:degHide m:val="1"/>
            <m:ctrlPr>
              <w:rPr>
                <w:rFonts w:ascii="Cambria Math" w:hAnsi="Cambria Math" w:cs="Times New Roman"/>
                <w:sz w:val="20"/>
                <w:szCs w:val="20"/>
              </w:rPr>
            </m:ctrlPr>
          </m:radPr>
          <m:deg/>
          <m:e>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acc>
                              <m:accPr>
                                <m:chr m:val="ˆ"/>
                                <m:ctrlPr>
                                  <w:rPr>
                                    <w:rFonts w:ascii="Cambria Math" w:hAnsi="Cambria Math" w:cs="Times New Roman"/>
                                    <w:sz w:val="20"/>
                                    <w:szCs w:val="20"/>
                                  </w:rPr>
                                </m:ctrlPr>
                              </m:accPr>
                              <m:e>
                                <m:r>
                                  <w:rPr>
                                    <w:rFonts w:ascii="Cambria Math" w:hAnsi="Cambria Math" w:cs="Times New Roman"/>
                                    <w:sz w:val="20"/>
                                    <w:szCs w:val="20"/>
                                  </w:rPr>
                                  <m:t>y</m:t>
                                </m:r>
                              </m:e>
                            </m:acc>
                          </m:e>
                          <m:sub>
                            <m:r>
                              <w:rPr>
                                <w:rFonts w:ascii="Cambria Math" w:hAnsi="Cambria Math" w:cs="Times New Roman"/>
                                <w:sz w:val="20"/>
                                <w:szCs w:val="20"/>
                              </w:rPr>
                              <m:t>i</m:t>
                            </m:r>
                          </m:sub>
                        </m:sSub>
                      </m:e>
                    </m:d>
                  </m:e>
                  <m:sup>
                    <m:r>
                      <w:rPr>
                        <w:rFonts w:ascii="Cambria Math" w:hAnsi="Cambria Math" w:cs="Times New Roman"/>
                        <w:sz w:val="20"/>
                        <w:szCs w:val="20"/>
                      </w:rPr>
                      <m:t>2</m:t>
                    </m:r>
                  </m:sup>
                </m:sSup>
              </m:e>
            </m:nary>
          </m:e>
        </m:rad>
      </m:oMath>
      <w:r>
        <w:rPr>
          <w:rFonts w:ascii="Times New Roman" w:eastAsiaTheme="minorEastAsia" w:hAnsi="Times New Roman" w:cs="Times New Roman"/>
          <w:sz w:val="20"/>
          <w:szCs w:val="20"/>
        </w:rPr>
        <w:t xml:space="preserve">   (2)</w:t>
      </w:r>
    </w:p>
    <w:p w14:paraId="65F40499" w14:textId="034F898E" w:rsidR="00AA6ECF" w:rsidRPr="00E20C63" w:rsidRDefault="006B73AC" w:rsidP="00845602">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i</m:t>
            </m:r>
          </m:sub>
        </m:sSub>
      </m:oMath>
      <w:r>
        <w:rPr>
          <w:rFonts w:ascii="Times New Roman" w:eastAsiaTheme="minorEastAsia" w:hAnsi="Times New Roman" w:cs="Times New Roman"/>
          <w:sz w:val="20"/>
          <w:szCs w:val="20"/>
        </w:rPr>
        <w:t xml:space="preserve">represents the observed workload value, </w:t>
      </w:r>
      <m:oMath>
        <m:sSub>
          <m:sSubPr>
            <m:ctrlPr>
              <w:rPr>
                <w:rFonts w:ascii="Cambria Math" w:eastAsiaTheme="minorEastAsia" w:hAnsi="Cambria Math" w:cs="Times New Roman"/>
                <w:sz w:val="20"/>
                <w:szCs w:val="20"/>
              </w:rPr>
            </m:ctrlPr>
          </m:sSubPr>
          <m:e>
            <m:acc>
              <m:accPr>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y</m:t>
                </m:r>
              </m:e>
            </m:acc>
          </m:e>
          <m:sub>
            <m:r>
              <w:rPr>
                <w:rFonts w:ascii="Cambria Math" w:eastAsiaTheme="minorEastAsia" w:hAnsi="Cambria Math" w:cs="Times New Roman"/>
                <w:sz w:val="20"/>
                <w:szCs w:val="20"/>
              </w:rPr>
              <m:t>i</m:t>
            </m:r>
          </m:sub>
        </m:sSub>
      </m:oMath>
      <w:r>
        <w:rPr>
          <w:rFonts w:ascii="Times New Roman" w:eastAsiaTheme="minorEastAsia" w:hAnsi="Times New Roman" w:cs="Times New Roman"/>
          <w:sz w:val="20"/>
          <w:szCs w:val="20"/>
        </w:rPr>
        <w:t xml:space="preserve">represents the predicted workload value, and </w:t>
      </w:r>
      <m:oMath>
        <m:r>
          <w:rPr>
            <w:rFonts w:ascii="Cambria Math" w:eastAsiaTheme="minorEastAsia" w:hAnsi="Cambria Math" w:cs="Times New Roman"/>
            <w:sz w:val="20"/>
            <w:szCs w:val="20"/>
          </w:rPr>
          <m:t>n</m:t>
        </m:r>
      </m:oMath>
      <w:r>
        <w:rPr>
          <w:rFonts w:ascii="Times New Roman" w:eastAsiaTheme="minorEastAsia" w:hAnsi="Times New Roman" w:cs="Times New Roman"/>
          <w:sz w:val="20"/>
          <w:szCs w:val="20"/>
        </w:rPr>
        <w:t>is the total number of observations.</w:t>
      </w:r>
    </w:p>
    <w:p w14:paraId="3713D8CF"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The forecasting model is evaluated across the different workload patterns described in Section IV-B. This allows forecasting error to be related to workload predictability and subsequently to the scaling and application-level outcomes observed during the experiments.</w:t>
      </w:r>
    </w:p>
    <w:p w14:paraId="002F4452" w14:textId="72297D5D" w:rsidR="00845602" w:rsidRDefault="00845602" w:rsidP="00845602">
      <w:pPr>
        <w:jc w:val="both"/>
        <w:rPr>
          <w:rFonts w:ascii="Times New Roman" w:hAnsi="Times New Roman" w:cs="Times New Roman"/>
          <w:b/>
          <w:bCs/>
          <w:sz w:val="20"/>
          <w:szCs w:val="20"/>
        </w:rPr>
      </w:pPr>
      <w:r>
        <w:rPr>
          <w:rFonts w:ascii="Times New Roman" w:hAnsi="Times New Roman" w:cs="Times New Roman"/>
          <w:b/>
          <w:bCs/>
          <w:sz w:val="20"/>
          <w:szCs w:val="20"/>
        </w:rPr>
        <w:t>D. Predictive Autoscaling with KEDA</w:t>
      </w:r>
    </w:p>
    <w:p w14:paraId="39B61F4B"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KEDA is used to connect the forecasted workload metric with Kubernetes scaling. In the predictive path, the forecasting service periodically generates an estimate of future workload and exposes the resulting metric to the autoscaling layer. KEDA monitors this metric and uses it to determine when additional application replicas should be requested.</w:t>
      </w:r>
    </w:p>
    <w:p w14:paraId="1ADB622E"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The key difference from reactive scaling is the timing of the scaling decision. Instead of waiting for the workload increase to appear in the current system metrics, the predictive path uses the forecast to initiate scaling in advance. The resulting replicas still pass through the normal Kubernetes scheduling and startup process, meaning that provisioning delay remains an important factor in determining whether the prediction provides a practical performance benefit.</w:t>
      </w:r>
    </w:p>
    <w:p w14:paraId="6D5241B2" w14:textId="77777777" w:rsid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 xml:space="preserve">The predictive approach is evaluated under the same workload scenarios used for HPA. Its effectiveness is determined from the resulting application performance, scaling behavior, resource utilization, and forecast error rather than from forecasting accuracy alone.</w:t>
      </w:r>
    </w:p>
    <w:p w14:paraId="0BCAB1F5" w14:textId="26F25517" w:rsidR="00845602" w:rsidRDefault="00845602" w:rsidP="00845602">
      <w:pPr>
        <w:jc w:val="both"/>
        <w:rPr>
          <w:rFonts w:ascii="Times New Roman" w:hAnsi="Times New Roman" w:cs="Times New Roman"/>
          <w:b/>
          <w:bCs/>
          <w:sz w:val="20"/>
          <w:szCs w:val="20"/>
        </w:rPr>
      </w:pPr>
      <w:r>
        <w:rPr>
          <w:rFonts w:ascii="Times New Roman" w:hAnsi="Times New Roman" w:cs="Times New Roman"/>
          <w:b/>
          <w:bCs/>
          <w:sz w:val="20"/>
          <w:szCs w:val="20"/>
        </w:rPr>
        <w:t>E. Reactive Autoscaling with HPA</w:t>
      </w:r>
    </w:p>
    <w:p w14:paraId="3CB46424"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 xml:space="preserve">Kubernetes Horizontal Pod Autoscaler (HPA) is used as the reactive baseline for comparison. HPA observes the selected application metric at regular intervals and adjusts the number of replicas when the observed value indicates that additional or fewer resources are required.</w:t>
      </w:r>
    </w:p>
    <w:p w14:paraId="6F7291DE"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Unlike the predictive approach, HPA does not use future workload estimates. A workload increase must first be observed before a scaling decision is made, after which Kubernetes schedules and initializes the required pods. This response process introduces a delay between the arrival of increased demand and the availability of additional capacity.</w:t>
      </w:r>
    </w:p>
    <w:p w14:paraId="1952D4DB" w14:textId="77777777" w:rsid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 xml:space="preserve">The HPA configuration is kept consistent across the experiments, and the same application and workload patterns are used for both HPA and predictive KEDA experiments. This provides a common baseline for measuring differences in latency, SLO violations, scaling delay, replica behavior, and resource utilization.</w:t>
      </w:r>
      <w:ins w:id="9004" w:author="Claude" w:date="2026-10-11T00:00:00Z">
        <w:r>
          <w:rPr>
            <w:rFonts w:ascii="Times New Roman" w:hAnsi="Times New Roman" w:cs="Times New Roman"/>
            <w:sz w:val="20"/>
            <w:szCs w:val="20"/>
          </w:rPr>
          <w:t xml:space="preserve"> Because KEDA manages a Horizontal Pod Autoscaler internally for the scaling it performs, the comparison evaluates the two autoscaling configurations as complete paths: they differ in the scaling metric and controller path as well as in the use of forecasting. Scaling behavior policies, replica bounds, and polling intervals are therefore configured to be identical wherever the two frameworks allow, and any remaining differences are documented.</w:t>
        </w:r>
      </w:ins>
    </w:p>
    <w:p w14:paraId="7334F545" w14:textId="18F73A0C" w:rsidR="00845602" w:rsidRDefault="00845602" w:rsidP="00845602">
      <w:pPr>
        <w:jc w:val="both"/>
        <w:rPr>
          <w:rFonts w:ascii="Times New Roman" w:hAnsi="Times New Roman" w:cs="Times New Roman"/>
          <w:b/>
          <w:bCs/>
          <w:sz w:val="20"/>
          <w:szCs w:val="20"/>
        </w:rPr>
      </w:pPr>
      <w:r>
        <w:rPr>
          <w:rFonts w:ascii="Times New Roman" w:hAnsi="Times New Roman" w:cs="Times New Roman"/>
          <w:b/>
          <w:bCs/>
          <w:sz w:val="20"/>
          <w:szCs w:val="20"/>
        </w:rPr>
        <w:t>F. Evaluation Metrics</w:t>
      </w:r>
    </w:p>
    <w:p w14:paraId="24C5C369"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The evaluation uses both forecasting and system-level metrics to determine the effectiveness of predictive autoscaling. Forecast quality is measured using Mean Absolute Error (MAE) and Root Mean Squared Error (RMSE), which quantify the difference between predicted and observed workload values.</w:t>
      </w:r>
    </w:p>
    <w:p w14:paraId="31C51A5F" w14:textId="77777777" w:rsidR="00E6075E" w:rsidRDefault="00845602" w:rsidP="00845602">
      <w:pPr>
        <w:jc w:val="both"/>
        <w:rPr>
          <w:rFonts w:ascii="Times New Roman" w:hAnsi="Times New Roman" w:cs="Times New Roman"/>
          <w:sz w:val="20"/>
          <w:szCs w:val="20"/>
        </w:rPr>
      </w:pPr>
      <w:r>
        <w:rPr>
          <w:rFonts w:ascii="Times New Roman" w:hAnsi="Times New Roman" w:cs="Times New Roman"/>
          <w:sz w:val="20"/>
          <w:szCs w:val="20"/>
        </w:rPr>
        <w:t xml:space="preserve">Application-level performance is evaluated using the 95th and 99th percentile (P95 and P99) latency, SLO violations, total requests, and successful and failed requests. Scaling behavior is assessed using end-to-end autoscaling response lag, pod provisioning delay, replica count, peak replicas, and scale-out events.</w:t>
      </w:r>
    </w:p>
    <w:p w14:paraId="56CD371C" w14:textId="32413982" w:rsidR="005211A5" w:rsidRDefault="00000000" w:rsidP="00845602">
      <w:pPr>
        <w:jc w:val="both"/>
        <w:rPr>
          <w:rFonts w:ascii="Times New Roman" w:eastAsiaTheme="minorEastAsia"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E2E</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ready</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oMath>
      <w:r>
        <w:rPr>
          <w:rFonts w:ascii="Times New Roman" w:eastAsiaTheme="minorEastAsia" w:hAnsi="Times New Roman" w:cs="Times New Roman"/>
          <w:sz w:val="20"/>
          <w:szCs w:val="20"/>
        </w:rPr>
        <w:t xml:space="preserve">  (3)</w:t>
      </w:r>
    </w:p>
    <w:p w14:paraId="61A5072E" w14:textId="66EFB98E" w:rsidR="004757B3" w:rsidRPr="005211A5" w:rsidRDefault="004757B3" w:rsidP="00845602">
      <w:pPr>
        <w:jc w:val="both"/>
        <w:rPr>
          <w:rFonts w:ascii="Times New Roman" w:eastAsiaTheme="minorEastAsia"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oMath>
      <w:r>
        <w:rPr>
          <w:rFonts w:ascii="Times New Roman" w:hAnsi="Times New Roman" w:cs="Times New Roman"/>
          <w:sz w:val="20"/>
          <w:szCs w:val="20"/>
        </w:rPr>
        <w:t xml:space="preserve"> is the experiment start timestamp (the stored trigger timestamp) 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ready</m:t>
            </m:r>
          </m:sub>
        </m:sSub>
      </m:oMath>
      <w:r>
        <w:rPr>
          <w:rFonts w:ascii="Times New Roman" w:hAnsi="Times New Roman" w:cs="Times New Roman"/>
          <w:sz w:val="20"/>
          <w:szCs w:val="20"/>
        </w:rPr>
        <w:t xml:space="preserve"> is the timestamp at which the newly created pod becomes ready to serve requests. D_E2E is termed the End-to-End Autoscaling Response Lag. Because the stored trigger timestamp is the experiment start rather than the exact controller decision timestamp, it is not interpreted as a KEDA or HPA decision-to-ready delay.</w:t>
      </w:r>
    </w:p>
    <w:p w14:paraId="1A2B3C4D" w14:textId="1A2B3C4E" w:rsidR="004757B3" w:rsidRDefault="004757B3" w:rsidP="00845602">
      <w:pPr>
        <w:jc w:val="both"/>
        <w:rPr>
          <w:rFonts w:ascii="Times New Roman" w:hAnsi="Times New Roman" w:cs="Times New Roman"/>
          <w:sz w:val="20"/>
          <w:szCs w:val="20"/>
        </w:rPr>
      </w:pPr>
      <w:r>
        <w:rPr>
          <w:rFonts w:ascii="Times New Roman" w:hAnsi="Times New Roman" w:cs="Times New Roman"/>
          <w:sz w:val="20"/>
          <w:szCs w:val="20"/>
        </w:rPr>
        <w:t xml:space="preserve">Pod provisioning delay is separately derived during analysis as:</w:t>
      </w:r>
    </w:p>
    <w:p w14:paraId="1A2B3C5D" w14:textId="1A2B3C5E" w:rsidR="004757B3" w:rsidRDefault="004757B3" w:rsidP="00845602">
      <w:pPr>
        <w:jc w:val="both"/>
        <w:rPr>
          <w:rFonts w:ascii="Times New Roman" w:eastAsiaTheme="minorEastAsia"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provision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ready</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creation</m:t>
            </m:r>
          </m:sub>
        </m:sSub>
      </m:oMath>
      <w:r>
        <w:rPr>
          <w:rFonts w:ascii="Times New Roman" w:eastAsiaTheme="minorEastAsia" w:hAnsi="Times New Roman" w:cs="Times New Roman"/>
          <w:sz w:val="20"/>
          <w:szCs w:val="20"/>
        </w:rPr>
        <w:t xml:space="preserve">  (4)</w:t>
      </w:r>
    </w:p>
    <w:p w14:paraId="1A2B3C6D" w14:textId="1A2B3C6E" w:rsidR="004757B3" w:rsidRDefault="004757B3" w:rsidP="00845602">
      <w:pPr>
        <w:jc w:val="both"/>
        <w:rPr>
          <w:rFonts w:ascii="Times New Roman" w:eastAsiaTheme="minorEastAsia"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creation</m:t>
            </m:r>
          </m:sub>
        </m:sSub>
      </m:oMath>
      <w:r>
        <w:rPr>
          <w:rFonts w:ascii="Times New Roman" w:hAnsi="Times New Roman" w:cs="Times New Roman"/>
          <w:sz w:val="20"/>
          <w:szCs w:val="20"/>
        </w:rPr>
        <w:t xml:space="preserve"> is the Kubernetes pod creation timestamp; D_provision is termed the Pod Provisioning Delay. These measurements distinguish the overall end-to-end autoscaling response from the time required for a newly created pod to become ready.</w:t>
      </w:r>
    </w:p>
    <w:p>
      <w:pPr>
        <w:jc w:val="both"/>
        <w:rPr>
          <w:rFonts w:ascii="Times New Roman" w:hAnsi="Times New Roman" w:cs="Times New Roman"/>
          <w:sz w:val="20"/>
          <w:szCs w:val="20"/>
        </w:rPr>
      </w:pPr>
      <w:r>
        <w:rPr>
          <w:rFonts w:ascii="Times New Roman" w:hAnsi="Times New Roman" w:cs="Times New Roman"/>
          <w:sz w:val="20"/>
          <w:szCs w:val="20"/>
        </w:rPr>
        <w:t xml:space="preserve">The remainder of the end-to-end lag is the Detection and Scaling/Scheduling Delay, derived during analysis as D_detect+sched = t_creation − t_0 (5), so that D_E2E = D_detect+sched + D_provision.</w:t>
      </w:r>
    </w:p>
    <w:p w14:paraId="51E65D53" w14:textId="5882ECD9"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 xml:space="preserve">Resource usage is evaluated using CPU utilization, replica count, and peak replicas during each workload condition. Forecast and scaling timing is reconstructed from the forecast origin, forecast timestamps, pod creation timestamp, pod readiness timestamp, and experiment start timestamp recorded for each predictive run.</w:t>
      </w:r>
    </w:p>
    <w:p w14:paraId="0D970C40" w14:textId="77777777" w:rsidR="00845602" w:rsidRPr="00845602" w:rsidRDefault="00845602" w:rsidP="00845602">
      <w:pPr>
        <w:jc w:val="both"/>
        <w:rPr>
          <w:rFonts w:ascii="Times New Roman" w:hAnsi="Times New Roman" w:cs="Times New Roman"/>
          <w:sz w:val="20"/>
          <w:szCs w:val="20"/>
        </w:rPr>
      </w:pPr>
      <w:r>
        <w:rPr>
          <w:rFonts w:ascii="Times New Roman" w:hAnsi="Times New Roman" w:cs="Times New Roman"/>
          <w:sz w:val="20"/>
          <w:szCs w:val="20"/>
        </w:rPr>
        <w:t xml:space="preserve">These metrics are analyzed jointly rather than independently. The analysis compares predictive Prophet+KEDA against reactive HPA under the same workload conditions and repetitions, and investigates whether the practical benefit of predictive autoscaling changes with workload pattern, forecast error, and observed scaling/provisioning delay. No direction of these relationships is assumed in advance; conclusions are derived only from the validated experimental data.</w:t>
      </w:r>
    </w:p>
    <w:p w14:paraId="2FB68CC8" w14:textId="77777777" w:rsidR="00845602" w:rsidRPr="00845602" w:rsidRDefault="00845602" w:rsidP="00845602">
      <w:pPr>
        <w:jc w:val="both"/>
        <w:rPr>
          <w:rFonts w:ascii="Times New Roman" w:hAnsi="Times New Roman" w:cs="Times New Roman"/>
          <w:sz w:val="20"/>
          <w:szCs w:val="20"/>
        </w:rPr>
      </w:pPr>
    </w:p>
    <w:p w14:paraId="6F655D74" w14:textId="77777777" w:rsidR="00845602" w:rsidRPr="00845602" w:rsidRDefault="00845602" w:rsidP="00845602">
      <w:pPr>
        <w:jc w:val="both"/>
        <w:rPr>
          <w:rFonts w:ascii="Times New Roman" w:hAnsi="Times New Roman" w:cs="Times New Roman"/>
          <w:b/>
          <w:bCs/>
          <w:sz w:val="20"/>
          <w:szCs w:val="20"/>
        </w:rPr>
      </w:pPr>
    </w:p>
    <w:p w14:paraId="0400AA38" w14:textId="77777777" w:rsidR="00845602" w:rsidRPr="00845602" w:rsidRDefault="00845602" w:rsidP="00845602">
      <w:pPr>
        <w:jc w:val="both"/>
        <w:rPr>
          <w:rFonts w:ascii="Times New Roman" w:hAnsi="Times New Roman" w:cs="Times New Roman"/>
          <w:b/>
          <w:bCs/>
          <w:sz w:val="20"/>
          <w:szCs w:val="20"/>
        </w:rPr>
      </w:pPr>
    </w:p>
    <w:p w14:paraId="3A8225EF" w14:textId="77777777" w:rsidR="00845602" w:rsidRPr="00845602" w:rsidRDefault="00845602" w:rsidP="002D0C23">
      <w:pPr>
        <w:jc w:val="both"/>
        <w:rPr>
          <w:rFonts w:ascii="Times New Roman" w:hAnsi="Times New Roman" w:cs="Times New Roman"/>
          <w:sz w:val="20"/>
          <w:szCs w:val="20"/>
        </w:rPr>
      </w:pPr>
    </w:p>
    <w:p w14:paraId="17DEC36B" w14:textId="77777777" w:rsidR="002D0C23" w:rsidRPr="002D0C23" w:rsidRDefault="002D0C23" w:rsidP="002D0C23">
      <w:pPr>
        <w:jc w:val="both"/>
        <w:rPr>
          <w:rFonts w:ascii="Times New Roman" w:hAnsi="Times New Roman" w:cs="Times New Roman"/>
          <w:b/>
          <w:bCs/>
          <w:sz w:val="20"/>
          <w:szCs w:val="20"/>
        </w:rPr>
      </w:pPr>
    </w:p>
    <w:p w14:paraId="41A2DE46" w14:textId="77777777" w:rsidR="002D0C23" w:rsidRPr="002D0C23" w:rsidRDefault="002D0C23" w:rsidP="002D0C23">
      <w:pPr>
        <w:jc w:val="both"/>
        <w:rPr>
          <w:rFonts w:ascii="Times New Roman" w:hAnsi="Times New Roman" w:cs="Times New Roman"/>
          <w:sz w:val="20"/>
          <w:szCs w:val="20"/>
        </w:rPr>
      </w:pPr>
    </w:p>
    <w:p w14:paraId="61140C45" w14:textId="77777777" w:rsidR="002D0C23" w:rsidRPr="002D0C23" w:rsidRDefault="002D0C23" w:rsidP="002C371D">
      <w:pPr>
        <w:jc w:val="both"/>
        <w:rPr>
          <w:rFonts w:ascii="Times New Roman" w:hAnsi="Times New Roman" w:cs="Times New Roman"/>
          <w:b/>
          <w:bCs/>
          <w:sz w:val="20"/>
          <w:szCs w:val="20"/>
        </w:rPr>
      </w:pPr>
    </w:p>
    <w:p w14:paraId="7206A91B" w14:textId="77777777" w:rsidR="002C371D" w:rsidRPr="002C371D" w:rsidRDefault="002C371D" w:rsidP="002C371D">
      <w:pPr>
        <w:jc w:val="both"/>
        <w:rPr>
          <w:rFonts w:ascii="Times New Roman" w:hAnsi="Times New Roman" w:cs="Times New Roman"/>
          <w:sz w:val="18"/>
          <w:szCs w:val="18"/>
        </w:rPr>
      </w:pPr>
    </w:p>
    <w:p w14:paraId="2A9BFEA2" w14:textId="77777777" w:rsidR="002C371D" w:rsidRPr="002C371D" w:rsidRDefault="002C371D" w:rsidP="00E47E53">
      <w:pPr>
        <w:jc w:val="both"/>
        <w:rPr>
          <w:rFonts w:ascii="Times New Roman" w:hAnsi="Times New Roman" w:cs="Times New Roman"/>
          <w:sz w:val="18"/>
          <w:szCs w:val="18"/>
        </w:rPr>
      </w:pPr>
    </w:p>
    <w:p w14:paraId="42889727" w14:textId="77777777" w:rsidR="00E47E53" w:rsidRPr="00E47E53" w:rsidRDefault="00E47E53" w:rsidP="00E47E53">
      <w:pPr>
        <w:jc w:val="both"/>
        <w:rPr>
          <w:rFonts w:ascii="Times New Roman" w:hAnsi="Times New Roman" w:cs="Times New Roman"/>
          <w:sz w:val="18"/>
          <w:szCs w:val="18"/>
        </w:rPr>
      </w:pPr>
    </w:p>
    <w:p w14:paraId="20D0CA56" w14:textId="77777777" w:rsidR="00071190" w:rsidRPr="00071190" w:rsidRDefault="00071190" w:rsidP="00071190">
      <w:pPr>
        <w:jc w:val="center"/>
        <w:rPr>
          <w:rFonts w:ascii="Times New Roman" w:hAnsi="Times New Roman" w:cs="Times New Roman"/>
          <w:b/>
          <w:bCs/>
          <w:sz w:val="48"/>
          <w:szCs w:val="48"/>
        </w:rPr>
      </w:pPr>
    </w:p>
    <w:sectPr w:rsidR="00071190" w:rsidRPr="00071190" w:rsidSect="00E47E53">
      <w:type w:val="continuous"/>
      <w:pgSz w:w="12240" w:h="15840" w:code="1"/>
      <w:pgMar w:top="425" w:right="354" w:bottom="567" w:left="354"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76F2E"/>
    <w:multiLevelType w:val="multilevel"/>
    <w:tmpl w:val="19E2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16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90"/>
    <w:rsid w:val="0004544A"/>
    <w:rsid w:val="00050508"/>
    <w:rsid w:val="00071190"/>
    <w:rsid w:val="00136A59"/>
    <w:rsid w:val="001415B2"/>
    <w:rsid w:val="001A018F"/>
    <w:rsid w:val="001A3BA4"/>
    <w:rsid w:val="001B5278"/>
    <w:rsid w:val="001C7365"/>
    <w:rsid w:val="001E3735"/>
    <w:rsid w:val="002163E8"/>
    <w:rsid w:val="0022224B"/>
    <w:rsid w:val="0024218E"/>
    <w:rsid w:val="00271EB2"/>
    <w:rsid w:val="00277330"/>
    <w:rsid w:val="00292CF5"/>
    <w:rsid w:val="002C371D"/>
    <w:rsid w:val="002D0C23"/>
    <w:rsid w:val="002D4851"/>
    <w:rsid w:val="002D5ACE"/>
    <w:rsid w:val="003247A7"/>
    <w:rsid w:val="00357526"/>
    <w:rsid w:val="00380003"/>
    <w:rsid w:val="003819DE"/>
    <w:rsid w:val="00391391"/>
    <w:rsid w:val="004477E3"/>
    <w:rsid w:val="00463F09"/>
    <w:rsid w:val="004757B3"/>
    <w:rsid w:val="004B3120"/>
    <w:rsid w:val="004E0F7D"/>
    <w:rsid w:val="005211A5"/>
    <w:rsid w:val="005657F6"/>
    <w:rsid w:val="00582E97"/>
    <w:rsid w:val="00637F9E"/>
    <w:rsid w:val="00677BF1"/>
    <w:rsid w:val="006B73AC"/>
    <w:rsid w:val="006F3A77"/>
    <w:rsid w:val="007520A8"/>
    <w:rsid w:val="00752524"/>
    <w:rsid w:val="00754A98"/>
    <w:rsid w:val="00787A1A"/>
    <w:rsid w:val="007E672F"/>
    <w:rsid w:val="00842E7E"/>
    <w:rsid w:val="00845602"/>
    <w:rsid w:val="0085625D"/>
    <w:rsid w:val="008A3C78"/>
    <w:rsid w:val="008B3B41"/>
    <w:rsid w:val="008F77C3"/>
    <w:rsid w:val="008F780E"/>
    <w:rsid w:val="0093321D"/>
    <w:rsid w:val="009A1B8E"/>
    <w:rsid w:val="009C01C6"/>
    <w:rsid w:val="009C0537"/>
    <w:rsid w:val="00A03304"/>
    <w:rsid w:val="00A37440"/>
    <w:rsid w:val="00A71DDA"/>
    <w:rsid w:val="00A77E1D"/>
    <w:rsid w:val="00A946DB"/>
    <w:rsid w:val="00AA6ECF"/>
    <w:rsid w:val="00B01B53"/>
    <w:rsid w:val="00B41402"/>
    <w:rsid w:val="00B430EF"/>
    <w:rsid w:val="00B54F15"/>
    <w:rsid w:val="00B57EF9"/>
    <w:rsid w:val="00B65D10"/>
    <w:rsid w:val="00BA32FF"/>
    <w:rsid w:val="00BF077C"/>
    <w:rsid w:val="00C20250"/>
    <w:rsid w:val="00C23EB4"/>
    <w:rsid w:val="00C318BE"/>
    <w:rsid w:val="00C33BD1"/>
    <w:rsid w:val="00C423FF"/>
    <w:rsid w:val="00C42601"/>
    <w:rsid w:val="00C643B4"/>
    <w:rsid w:val="00C949C5"/>
    <w:rsid w:val="00C9717D"/>
    <w:rsid w:val="00CB139F"/>
    <w:rsid w:val="00CB65B4"/>
    <w:rsid w:val="00D4453B"/>
    <w:rsid w:val="00D61C88"/>
    <w:rsid w:val="00D81687"/>
    <w:rsid w:val="00E02752"/>
    <w:rsid w:val="00E067A0"/>
    <w:rsid w:val="00E20C63"/>
    <w:rsid w:val="00E35086"/>
    <w:rsid w:val="00E47E53"/>
    <w:rsid w:val="00E6075E"/>
    <w:rsid w:val="00EA38AD"/>
    <w:rsid w:val="00F0600F"/>
    <w:rsid w:val="00F33BC4"/>
    <w:rsid w:val="00F67A90"/>
    <w:rsid w:val="00F9610C"/>
    <w:rsid w:val="00FC0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E0558"/>
  <w15:chartTrackingRefBased/>
  <w15:docId w15:val="{8BDD1FC8-F6CC-4E4F-A01A-741616403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190"/>
    <w:rPr>
      <w:rFonts w:eastAsiaTheme="majorEastAsia" w:cstheme="majorBidi"/>
      <w:color w:val="272727" w:themeColor="text1" w:themeTint="D8"/>
    </w:rPr>
  </w:style>
  <w:style w:type="paragraph" w:styleId="Title">
    <w:name w:val="Title"/>
    <w:basedOn w:val="Normal"/>
    <w:next w:val="Normal"/>
    <w:link w:val="TitleChar"/>
    <w:uiPriority w:val="10"/>
    <w:qFormat/>
    <w:rsid w:val="0007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190"/>
    <w:pPr>
      <w:spacing w:before="160"/>
      <w:jc w:val="center"/>
    </w:pPr>
    <w:rPr>
      <w:i/>
      <w:iCs/>
      <w:color w:val="404040" w:themeColor="text1" w:themeTint="BF"/>
    </w:rPr>
  </w:style>
  <w:style w:type="character" w:customStyle="1" w:styleId="QuoteChar">
    <w:name w:val="Quote Char"/>
    <w:basedOn w:val="DefaultParagraphFont"/>
    <w:link w:val="Quote"/>
    <w:uiPriority w:val="29"/>
    <w:rsid w:val="00071190"/>
    <w:rPr>
      <w:i/>
      <w:iCs/>
      <w:color w:val="404040" w:themeColor="text1" w:themeTint="BF"/>
    </w:rPr>
  </w:style>
  <w:style w:type="paragraph" w:styleId="ListParagraph">
    <w:name w:val="List Paragraph"/>
    <w:basedOn w:val="Normal"/>
    <w:uiPriority w:val="34"/>
    <w:qFormat/>
    <w:rsid w:val="00071190"/>
    <w:pPr>
      <w:ind w:left="720"/>
      <w:contextualSpacing/>
    </w:pPr>
  </w:style>
  <w:style w:type="character" w:styleId="IntenseEmphasis">
    <w:name w:val="Intense Emphasis"/>
    <w:basedOn w:val="DefaultParagraphFont"/>
    <w:uiPriority w:val="21"/>
    <w:qFormat/>
    <w:rsid w:val="00071190"/>
    <w:rPr>
      <w:i/>
      <w:iCs/>
      <w:color w:val="2F5496" w:themeColor="accent1" w:themeShade="BF"/>
    </w:rPr>
  </w:style>
  <w:style w:type="paragraph" w:styleId="IntenseQuote">
    <w:name w:val="Intense Quote"/>
    <w:basedOn w:val="Normal"/>
    <w:next w:val="Normal"/>
    <w:link w:val="IntenseQuoteChar"/>
    <w:uiPriority w:val="30"/>
    <w:qFormat/>
    <w:rsid w:val="00071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190"/>
    <w:rPr>
      <w:i/>
      <w:iCs/>
      <w:color w:val="2F5496" w:themeColor="accent1" w:themeShade="BF"/>
    </w:rPr>
  </w:style>
  <w:style w:type="character" w:styleId="IntenseReference">
    <w:name w:val="Intense Reference"/>
    <w:basedOn w:val="DefaultParagraphFont"/>
    <w:uiPriority w:val="32"/>
    <w:qFormat/>
    <w:rsid w:val="00071190"/>
    <w:rPr>
      <w:b/>
      <w:bCs/>
      <w:smallCaps/>
      <w:color w:val="2F5496" w:themeColor="accent1" w:themeShade="BF"/>
      <w:spacing w:val="5"/>
    </w:rPr>
  </w:style>
  <w:style w:type="character" w:styleId="Hyperlink">
    <w:name w:val="Hyperlink"/>
    <w:basedOn w:val="DefaultParagraphFont"/>
    <w:uiPriority w:val="99"/>
    <w:unhideWhenUsed/>
    <w:rsid w:val="00071190"/>
    <w:rPr>
      <w:color w:val="0563C1" w:themeColor="hyperlink"/>
      <w:u w:val="single"/>
    </w:rPr>
  </w:style>
  <w:style w:type="character" w:styleId="UnresolvedMention">
    <w:name w:val="Unresolved Mention"/>
    <w:basedOn w:val="DefaultParagraphFont"/>
    <w:uiPriority w:val="99"/>
    <w:semiHidden/>
    <w:unhideWhenUsed/>
    <w:rsid w:val="00071190"/>
    <w:rPr>
      <w:color w:val="605E5C"/>
      <w:shd w:val="clear" w:color="auto" w:fill="E1DFDD"/>
    </w:rPr>
  </w:style>
  <w:style w:type="character" w:styleId="PlaceholderText">
    <w:name w:val="Placeholder Text"/>
    <w:basedOn w:val="DefaultParagraphFont"/>
    <w:uiPriority w:val="99"/>
    <w:semiHidden/>
    <w:rsid w:val="00AA6E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veen.4u@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B6A7D-F921-4FAB-AD6B-041A707EA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5</Pages>
  <Words>3985</Words>
  <Characters>22719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Bontha</dc:creator>
  <cp:keywords/>
  <dc:description/>
  <cp:lastModifiedBy>Dhanush Bontha</cp:lastModifiedBy>
  <cp:revision>72</cp:revision>
  <dcterms:created xsi:type="dcterms:W3CDTF">2026-09-14T16:32:00Z</dcterms:created>
  <dcterms:modified xsi:type="dcterms:W3CDTF">2026-09-27T10:54:00Z</dcterms:modified>
</cp:coreProperties>
</file>